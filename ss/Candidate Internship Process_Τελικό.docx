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37526" w:rsidR="00C56C72" w:rsidP="00C56C72" w:rsidRDefault="00AF03CB" w14:paraId="20ADD92D" w14:textId="487E7732">
      <w:pPr>
        <w:spacing w:before="1200" w:after="0"/>
        <w:jc w:val="center"/>
        <w:rPr>
          <w:rFonts w:cs="Arial"/>
          <w:color w:val="FFFFFF"/>
          <w:szCs w:val="16"/>
          <w:lang w:val="en-US"/>
        </w:rPr>
      </w:pPr>
      <w:bookmarkStart w:name="_Toc55204507" w:id="1"/>
      <w:r>
        <w:rPr>
          <w:rFonts w:cs="Arial"/>
          <w:noProof/>
          <w:color w:val="333333"/>
          <w:lang w:eastAsia="el-GR"/>
        </w:rPr>
        <w:drawing>
          <wp:anchor distT="0" distB="0" distL="114300" distR="114300" simplePos="0" relativeHeight="251658241" behindDoc="1" locked="0" layoutInCell="1" allowOverlap="1" wp14:anchorId="5443873E" wp14:editId="6A93AFFA">
            <wp:simplePos x="0" y="0"/>
            <wp:positionH relativeFrom="column">
              <wp:posOffset>-1098894</wp:posOffset>
            </wp:positionH>
            <wp:positionV relativeFrom="paragraph">
              <wp:posOffset>-2051685</wp:posOffset>
            </wp:positionV>
            <wp:extent cx="7562850" cy="10696575"/>
            <wp:effectExtent l="0" t="0" r="6350" b="0"/>
            <wp:wrapNone/>
            <wp:docPr id="96550035" name="Picture 96550035" descr="Untitled desig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Untitled design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526" w:rsidR="00C56C72">
        <w:rPr>
          <w:rFonts w:cs="Arial"/>
          <w:color w:val="FFFFFF"/>
          <w:szCs w:val="16"/>
          <w:lang w:val="en-US"/>
        </w:rPr>
        <w:t>DOCUMENT TITLE</w:t>
      </w:r>
    </w:p>
    <w:p w:rsidR="00C56C72" w:rsidP="00C56C72" w:rsidRDefault="00C56C72" w14:paraId="62069CAA" w14:textId="657D5174">
      <w:pPr>
        <w:jc w:val="center"/>
        <w:rPr>
          <w:rFonts w:cs="Arial"/>
          <w:b/>
          <w:color w:val="FFFFFF"/>
          <w:sz w:val="36"/>
          <w:szCs w:val="36"/>
          <w:lang w:val="en-US"/>
        </w:rPr>
      </w:pPr>
      <w:r w:rsidRPr="00A37526">
        <w:rPr>
          <w:color w:val="FFFFFF"/>
        </w:rPr>
        <w:fldChar w:fldCharType="begin"/>
      </w:r>
      <w:r w:rsidRPr="00A37526">
        <w:rPr>
          <w:color w:val="FFFFFF"/>
          <w:lang w:val="en-US"/>
        </w:rPr>
        <w:instrText xml:space="preserve"> TITLE   \* MERGEFORMAT </w:instrText>
      </w:r>
      <w:r w:rsidRPr="00A37526">
        <w:rPr>
          <w:color w:val="FFFFFF"/>
        </w:rPr>
        <w:fldChar w:fldCharType="separate"/>
      </w:r>
      <w:r w:rsidR="001204D2">
        <w:rPr>
          <w:rFonts w:cs="Arial"/>
          <w:b/>
          <w:color w:val="FFFFFF"/>
          <w:sz w:val="36"/>
          <w:szCs w:val="36"/>
          <w:lang w:val="en-US"/>
        </w:rPr>
        <w:t>INTERNSHIP PROCESS FLOW</w:t>
      </w:r>
    </w:p>
    <w:p w:rsidRPr="00A37526" w:rsidR="00C56C72" w:rsidP="00C56C72" w:rsidRDefault="00C56C72" w14:paraId="48715343" w14:textId="13AAAEC1">
      <w:pPr>
        <w:jc w:val="center"/>
        <w:rPr>
          <w:color w:val="FFFFFF"/>
          <w:lang w:val="en-US"/>
        </w:rPr>
      </w:pPr>
      <w:r w:rsidRPr="00A37526">
        <w:rPr>
          <w:color w:val="FFFFFF"/>
        </w:rPr>
        <w:fldChar w:fldCharType="end"/>
      </w:r>
    </w:p>
    <w:p w:rsidR="00C56C72" w:rsidP="00C56C72" w:rsidRDefault="00C56C72" w14:paraId="3E9408DB" w14:textId="77777777">
      <w:pPr>
        <w:jc w:val="center"/>
        <w:rPr>
          <w:lang w:val="en-US"/>
        </w:rPr>
      </w:pPr>
    </w:p>
    <w:p w:rsidR="00C56C72" w:rsidP="00C56C72" w:rsidRDefault="00C56C72" w14:paraId="50249964" w14:textId="77777777">
      <w:pPr>
        <w:jc w:val="center"/>
        <w:rPr>
          <w:rFonts w:cs="Arial"/>
          <w:b/>
          <w:color w:val="333333"/>
          <w:sz w:val="36"/>
          <w:szCs w:val="36"/>
          <w:lang w:val="en-US"/>
        </w:rPr>
      </w:pPr>
    </w:p>
    <w:p w:rsidRPr="004C78C4" w:rsidR="00C56C72" w:rsidP="00C56C72" w:rsidRDefault="00C56C72" w14:paraId="271D7762" w14:textId="77777777">
      <w:pPr>
        <w:jc w:val="center"/>
        <w:rPr>
          <w:rFonts w:cs="Arial"/>
          <w:b/>
          <w:color w:val="333333"/>
          <w:sz w:val="36"/>
          <w:szCs w:val="36"/>
          <w:lang w:val="en-US"/>
        </w:rPr>
      </w:pPr>
    </w:p>
    <w:tbl>
      <w:tblPr>
        <w:tblW w:w="8364"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ook w:val="0000" w:firstRow="0" w:lastRow="0" w:firstColumn="0" w:lastColumn="0" w:noHBand="0" w:noVBand="0"/>
      </w:tblPr>
      <w:tblGrid>
        <w:gridCol w:w="2788"/>
        <w:gridCol w:w="2788"/>
        <w:gridCol w:w="2788"/>
      </w:tblGrid>
      <w:tr w:rsidRPr="00A37526" w:rsidR="00C56C72" w:rsidTr="00297359" w14:paraId="66E75766" w14:textId="77777777">
        <w:trPr>
          <w:trHeight w:val="723"/>
        </w:trPr>
        <w:tc>
          <w:tcPr>
            <w:tcW w:w="2788" w:type="dxa"/>
            <w:shd w:val="clear" w:color="auto" w:fill="auto"/>
          </w:tcPr>
          <w:p w:rsidRPr="00A37526" w:rsidR="00C56C72" w:rsidP="00297359" w:rsidRDefault="00C56C72" w14:paraId="3079AD37" w14:textId="77777777">
            <w:pPr>
              <w:spacing w:before="120" w:line="240" w:lineRule="auto"/>
              <w:jc w:val="center"/>
              <w:rPr>
                <w:rFonts w:cs="Arial"/>
                <w:b/>
                <w:color w:val="FFFFFF"/>
                <w:sz w:val="16"/>
                <w:szCs w:val="16"/>
                <w:lang w:val="en-US"/>
              </w:rPr>
            </w:pPr>
            <w:r w:rsidRPr="00A37526">
              <w:rPr>
                <w:rFonts w:cs="Arial"/>
                <w:b/>
                <w:color w:val="FFFFFF"/>
                <w:sz w:val="16"/>
                <w:szCs w:val="16"/>
                <w:lang w:val="en-US"/>
              </w:rPr>
              <w:t>ISSUE DATE</w:t>
            </w:r>
          </w:p>
          <w:p w:rsidRPr="00A37526" w:rsidR="00C56C72" w:rsidP="00297359" w:rsidRDefault="00162388" w14:paraId="46F6DCD0" w14:textId="4681D19D">
            <w:pPr>
              <w:spacing w:before="120" w:line="240" w:lineRule="auto"/>
              <w:jc w:val="center"/>
              <w:rPr>
                <w:rFonts w:cs="Arial"/>
                <w:color w:val="FFFFFF"/>
                <w:sz w:val="22"/>
                <w:szCs w:val="22"/>
                <w:lang w:val="en-US"/>
              </w:rPr>
            </w:pPr>
            <w:r>
              <w:rPr>
                <w:rFonts w:cs="Arial"/>
                <w:color w:val="FFFFFF"/>
                <w:sz w:val="22"/>
                <w:szCs w:val="22"/>
                <w:lang w:val="en-US"/>
              </w:rPr>
              <w:t>26</w:t>
            </w:r>
            <w:r w:rsidRPr="00A37526" w:rsidR="00C56C72">
              <w:rPr>
                <w:rFonts w:cs="Arial"/>
                <w:color w:val="FFFFFF"/>
                <w:sz w:val="22"/>
                <w:szCs w:val="22"/>
                <w:lang w:val="en-US"/>
              </w:rPr>
              <w:t>/</w:t>
            </w:r>
            <w:r>
              <w:rPr>
                <w:rFonts w:cs="Arial"/>
                <w:color w:val="FFFFFF"/>
                <w:sz w:val="22"/>
                <w:szCs w:val="22"/>
                <w:lang w:val="en-US"/>
              </w:rPr>
              <w:t>07</w:t>
            </w:r>
            <w:r w:rsidRPr="00A37526" w:rsidR="00C56C72">
              <w:rPr>
                <w:rFonts w:cs="Arial"/>
                <w:color w:val="FFFFFF"/>
                <w:sz w:val="22"/>
                <w:szCs w:val="22"/>
                <w:lang w:val="en-US"/>
              </w:rPr>
              <w:t>/</w:t>
            </w:r>
            <w:r>
              <w:rPr>
                <w:rFonts w:cs="Arial"/>
                <w:color w:val="FFFFFF"/>
                <w:sz w:val="22"/>
                <w:szCs w:val="22"/>
                <w:lang w:val="en-US"/>
              </w:rPr>
              <w:t>2023</w:t>
            </w:r>
          </w:p>
        </w:tc>
        <w:tc>
          <w:tcPr>
            <w:tcW w:w="2788" w:type="dxa"/>
            <w:shd w:val="clear" w:color="auto" w:fill="auto"/>
          </w:tcPr>
          <w:p w:rsidRPr="00A37526" w:rsidR="00C56C72" w:rsidP="00297359" w:rsidRDefault="00C56C72" w14:paraId="0781FC7F" w14:textId="77777777">
            <w:pPr>
              <w:spacing w:before="120" w:line="240" w:lineRule="auto"/>
              <w:jc w:val="center"/>
              <w:rPr>
                <w:rFonts w:cs="Arial"/>
                <w:b/>
                <w:color w:val="FFFFFF"/>
                <w:sz w:val="16"/>
                <w:szCs w:val="16"/>
                <w:lang w:val="en-US"/>
              </w:rPr>
            </w:pPr>
            <w:r w:rsidRPr="00A37526">
              <w:rPr>
                <w:rFonts w:cs="Arial"/>
                <w:b/>
                <w:color w:val="FFFFFF"/>
                <w:sz w:val="16"/>
                <w:szCs w:val="16"/>
                <w:lang w:val="en-US"/>
              </w:rPr>
              <w:t>PROTOCOL No</w:t>
            </w:r>
          </w:p>
          <w:p w:rsidRPr="00A37526" w:rsidR="00C56C72" w:rsidP="00297359" w:rsidRDefault="00C56C72" w14:paraId="20C03AF4" w14:textId="77777777">
            <w:pPr>
              <w:spacing w:before="120" w:line="240" w:lineRule="auto"/>
              <w:jc w:val="center"/>
              <w:rPr>
                <w:rFonts w:cs="Arial"/>
                <w:b/>
                <w:color w:val="FFFFFF"/>
                <w:sz w:val="16"/>
                <w:szCs w:val="16"/>
                <w:lang w:val="en-US"/>
              </w:rPr>
            </w:pPr>
          </w:p>
        </w:tc>
        <w:tc>
          <w:tcPr>
            <w:tcW w:w="2788" w:type="dxa"/>
            <w:shd w:val="clear" w:color="auto" w:fill="auto"/>
          </w:tcPr>
          <w:p w:rsidRPr="00A37526" w:rsidR="00C56C72" w:rsidP="00297359" w:rsidRDefault="00C56C72" w14:paraId="09A25991" w14:textId="77777777">
            <w:pPr>
              <w:spacing w:before="120" w:line="240" w:lineRule="auto"/>
              <w:jc w:val="center"/>
              <w:rPr>
                <w:rFonts w:cs="Arial"/>
                <w:color w:val="FFFFFF"/>
                <w:sz w:val="22"/>
                <w:szCs w:val="22"/>
                <w:lang w:val="en-US"/>
              </w:rPr>
            </w:pPr>
            <w:r w:rsidRPr="00A37526">
              <w:rPr>
                <w:rFonts w:cs="Arial"/>
                <w:b/>
                <w:color w:val="FFFFFF"/>
                <w:sz w:val="16"/>
                <w:szCs w:val="16"/>
                <w:lang w:val="en-US"/>
              </w:rPr>
              <w:t>VERSION</w:t>
            </w:r>
          </w:p>
          <w:p w:rsidRPr="00A37526" w:rsidR="00C56C72" w:rsidP="00297359" w:rsidRDefault="00AF03CB" w14:paraId="3452C89F" w14:textId="2186A2DA">
            <w:pPr>
              <w:spacing w:before="120" w:line="240" w:lineRule="auto"/>
              <w:jc w:val="center"/>
              <w:rPr>
                <w:rFonts w:cs="Arial"/>
                <w:color w:val="FFFFFF"/>
                <w:sz w:val="22"/>
                <w:szCs w:val="22"/>
                <w:lang w:val="en-US"/>
              </w:rPr>
            </w:pPr>
            <w:r>
              <w:rPr>
                <w:rFonts w:cs="Arial"/>
                <w:color w:val="FFFFFF"/>
                <w:sz w:val="22"/>
                <w:szCs w:val="22"/>
                <w:lang w:val="en-US"/>
              </w:rPr>
              <w:t>1</w:t>
            </w:r>
            <w:r w:rsidRPr="00A37526" w:rsidR="00C56C72">
              <w:rPr>
                <w:rFonts w:cs="Arial"/>
                <w:color w:val="FFFFFF"/>
                <w:sz w:val="22"/>
                <w:szCs w:val="22"/>
                <w:lang w:val="en-US"/>
              </w:rPr>
              <w:t>.</w:t>
            </w:r>
            <w:r>
              <w:rPr>
                <w:rFonts w:cs="Arial"/>
                <w:color w:val="FFFFFF"/>
                <w:sz w:val="22"/>
                <w:szCs w:val="22"/>
                <w:lang w:val="en-US"/>
              </w:rPr>
              <w:t>0</w:t>
            </w:r>
          </w:p>
        </w:tc>
      </w:tr>
    </w:tbl>
    <w:p w:rsidRPr="00814962" w:rsidR="00C56C72" w:rsidP="00C56C72" w:rsidRDefault="00C56C72" w14:paraId="5410C383" w14:textId="77777777">
      <w:pPr>
        <w:spacing w:before="0" w:after="0"/>
        <w:jc w:val="center"/>
        <w:rPr>
          <w:rFonts w:cs="Arial"/>
          <w:color w:val="333333"/>
          <w:sz w:val="24"/>
          <w:szCs w:val="24"/>
          <w:lang w:val="en-US"/>
        </w:rPr>
      </w:pPr>
    </w:p>
    <w:p w:rsidR="00C56C72" w:rsidP="00C56C72" w:rsidRDefault="00C56C72" w14:paraId="32E9EFCB" w14:textId="77777777">
      <w:pPr>
        <w:spacing w:before="120" w:line="240" w:lineRule="auto"/>
        <w:rPr>
          <w:rFonts w:cs="Arial"/>
          <w:color w:val="333333"/>
          <w:lang w:val="en-US"/>
        </w:rPr>
      </w:pPr>
    </w:p>
    <w:p w:rsidR="00C56C72" w:rsidP="00C56C72" w:rsidRDefault="00C56C72" w14:paraId="673E9865" w14:textId="77777777">
      <w:pPr>
        <w:spacing w:before="120" w:line="240" w:lineRule="auto"/>
        <w:rPr>
          <w:rFonts w:cs="Arial"/>
          <w:color w:val="333333"/>
          <w:lang w:val="en-US"/>
        </w:rPr>
      </w:pPr>
    </w:p>
    <w:p w:rsidR="00C56C72" w:rsidP="00C56C72" w:rsidRDefault="00C56C72" w14:paraId="4B4A68FB" w14:textId="77777777">
      <w:pPr>
        <w:spacing w:before="120" w:line="240" w:lineRule="auto"/>
        <w:rPr>
          <w:rFonts w:cs="Arial"/>
          <w:color w:val="333333"/>
          <w:lang w:val="en-US"/>
        </w:rPr>
      </w:pPr>
    </w:p>
    <w:p w:rsidR="00C56C72" w:rsidP="00C56C72" w:rsidRDefault="00C56C72" w14:paraId="1FDBA85C" w14:textId="77777777">
      <w:pPr>
        <w:spacing w:before="120" w:line="240" w:lineRule="auto"/>
        <w:rPr>
          <w:rFonts w:cs="Arial"/>
          <w:color w:val="333333"/>
          <w:lang w:val="en-US"/>
        </w:rPr>
      </w:pPr>
    </w:p>
    <w:p w:rsidR="00C56C72" w:rsidP="00C56C72" w:rsidRDefault="00C56C72" w14:paraId="6C4FFF36" w14:textId="77777777">
      <w:pPr>
        <w:spacing w:before="120" w:line="240" w:lineRule="auto"/>
        <w:rPr>
          <w:rFonts w:cs="Arial"/>
          <w:color w:val="333333"/>
          <w:lang w:val="en-US"/>
        </w:rPr>
      </w:pPr>
    </w:p>
    <w:p w:rsidR="00C56C72" w:rsidP="00C56C72" w:rsidRDefault="00C56C72" w14:paraId="4F9FBC48" w14:textId="15CBDA32">
      <w:pPr>
        <w:spacing w:before="120" w:line="240" w:lineRule="auto"/>
        <w:rPr>
          <w:rFonts w:cs="Arial"/>
          <w:color w:val="333333"/>
          <w:lang w:val="en-US"/>
        </w:rPr>
      </w:pPr>
    </w:p>
    <w:tbl>
      <w:tblPr>
        <w:tblW w:w="8401"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ook w:val="0000" w:firstRow="0" w:lastRow="0" w:firstColumn="0" w:lastColumn="0" w:noHBand="0" w:noVBand="0"/>
      </w:tblPr>
      <w:tblGrid>
        <w:gridCol w:w="8401"/>
      </w:tblGrid>
      <w:tr w:rsidRPr="00A37526" w:rsidR="00C56C72" w:rsidTr="00297359" w14:paraId="2AC4A039" w14:textId="77777777">
        <w:trPr>
          <w:trHeight w:val="426"/>
        </w:trPr>
        <w:tc>
          <w:tcPr>
            <w:tcW w:w="8401" w:type="dxa"/>
            <w:shd w:val="clear" w:color="auto" w:fill="auto"/>
          </w:tcPr>
          <w:p w:rsidRPr="00A37526" w:rsidR="00C56C72" w:rsidP="00297359" w:rsidRDefault="00C56C72" w14:paraId="3E06ED26" w14:textId="77777777">
            <w:pPr>
              <w:spacing w:before="120" w:line="240" w:lineRule="auto"/>
              <w:rPr>
                <w:rFonts w:cs="Arial"/>
                <w:color w:val="FFFFFF"/>
                <w:lang w:val="en-US"/>
              </w:rPr>
            </w:pPr>
            <w:r w:rsidRPr="00A37526">
              <w:rPr>
                <w:rFonts w:cs="Arial"/>
                <w:b/>
                <w:color w:val="FFFFFF"/>
                <w:sz w:val="16"/>
                <w:szCs w:val="16"/>
                <w:lang w:val="en-US"/>
              </w:rPr>
              <w:t>CONFIDENTIALITY STATUS</w:t>
            </w:r>
            <w:r w:rsidRPr="00A37526">
              <w:rPr>
                <w:rFonts w:cs="Arial"/>
                <w:b/>
                <w:color w:val="FFFFFF"/>
                <w:sz w:val="16"/>
                <w:szCs w:val="16"/>
              </w:rPr>
              <w:t>:</w:t>
            </w:r>
            <w:r w:rsidRPr="00A37526">
              <w:rPr>
                <w:rFonts w:cs="Arial"/>
                <w:color w:val="FFFFFF"/>
              </w:rPr>
              <w:t xml:space="preserve"> </w:t>
            </w:r>
            <w:r w:rsidRPr="00F3740D">
              <w:rPr>
                <w:rFonts w:cs="Arial"/>
                <w:color w:val="FFFFFF"/>
                <w:sz w:val="16"/>
                <w:lang w:val="en-US"/>
              </w:rPr>
              <w:t>CONFIDENTIAL</w:t>
            </w:r>
          </w:p>
        </w:tc>
      </w:tr>
    </w:tbl>
    <w:p w:rsidRPr="002E5BBA" w:rsidR="00B03D62" w:rsidRDefault="00C56C72" w14:paraId="672A6659" w14:textId="3BC2A62A">
      <w:pPr>
        <w:rPr>
          <w:lang w:val="el-GR"/>
        </w:rPr>
      </w:pPr>
      <w:r>
        <w:rPr>
          <w:rFonts w:cs="Arial"/>
          <w:noProof/>
          <w:color w:val="333333"/>
          <w:lang w:eastAsia="el-GR"/>
        </w:rPr>
        <w:drawing>
          <wp:anchor distT="0" distB="0" distL="114300" distR="114300" simplePos="0" relativeHeight="251658240" behindDoc="1" locked="0" layoutInCell="1" allowOverlap="1" wp14:anchorId="356D7BCA" wp14:editId="3749BB0F">
            <wp:simplePos x="0" y="0"/>
            <wp:positionH relativeFrom="column">
              <wp:posOffset>-1059679</wp:posOffset>
            </wp:positionH>
            <wp:positionV relativeFrom="paragraph">
              <wp:posOffset>-2042445</wp:posOffset>
            </wp:positionV>
            <wp:extent cx="7562850" cy="10696575"/>
            <wp:effectExtent l="0" t="0" r="6350" b="0"/>
            <wp:wrapNone/>
            <wp:docPr id="14" name="Picture 14" descr="Untitled desig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Untitled design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D62" w:rsidRDefault="00B03D62" w14:paraId="0A37501D" w14:textId="77777777">
      <w:pPr>
        <w:rPr>
          <w:lang w:val="en-US"/>
        </w:rPr>
      </w:pPr>
    </w:p>
    <w:p w:rsidR="004C0BEE" w:rsidRDefault="004C0BEE" w14:paraId="68D8381F" w14:textId="77777777">
      <w:pPr>
        <w:spacing w:before="0" w:after="0" w:line="240" w:lineRule="auto"/>
        <w:jc w:val="left"/>
        <w:rPr>
          <w:rStyle w:val="1"/>
          <w:lang w:val="en-US"/>
        </w:rPr>
      </w:pPr>
      <w:r w:rsidRPr="72497FD4">
        <w:rPr>
          <w:rStyle w:val="1"/>
          <w:lang w:val="en-US"/>
        </w:rPr>
        <w:br w:type="page"/>
      </w:r>
    </w:p>
    <w:p w:rsidRPr="00712184" w:rsidR="001204D2" w:rsidRDefault="00624872" w14:paraId="4747F807" w14:textId="1CD497B3">
      <w:pPr>
        <w:pStyle w:val="TOC1"/>
        <w:rPr>
          <w:rFonts w:cs="Tahoma" w:eastAsiaTheme="minorEastAsia"/>
          <w:b w:val="0"/>
          <w:bCs w:val="0"/>
          <w:color w:val="auto"/>
          <w:lang w:val="el-GR" w:eastAsia="el-GR"/>
        </w:rPr>
      </w:pPr>
      <w:r w:rsidRPr="00712184">
        <w:rPr>
          <w:rFonts w:cs="Tahoma"/>
        </w:rPr>
        <w:lastRenderedPageBreak/>
        <w:fldChar w:fldCharType="begin"/>
      </w:r>
      <w:r w:rsidRPr="00712184">
        <w:rPr>
          <w:rFonts w:cs="Tahoma"/>
        </w:rPr>
        <w:instrText>TOC \o "1-4" \h \z \u</w:instrText>
      </w:r>
      <w:r w:rsidRPr="00712184">
        <w:rPr>
          <w:rFonts w:cs="Tahoma"/>
        </w:rPr>
        <w:fldChar w:fldCharType="separate"/>
      </w:r>
      <w:bookmarkStart w:name="_Hlk141265143" w:id="2"/>
      <w:bookmarkStart w:name="_Toc409458178" w:id="3"/>
      <w:bookmarkEnd w:id="3"/>
      <w:r w:rsidRPr="00712184" w:rsidR="001204D2">
        <w:rPr>
          <w:rStyle w:val="Hyperlink"/>
          <w:rFonts w:cs="Tahoma"/>
        </w:rPr>
        <w:fldChar w:fldCharType="begin"/>
      </w:r>
      <w:r w:rsidRPr="00712184" w:rsidR="001204D2">
        <w:rPr>
          <w:rStyle w:val="Hyperlink"/>
          <w:rFonts w:cs="Tahoma"/>
        </w:rPr>
        <w:instrText xml:space="preserve"> </w:instrText>
      </w:r>
      <w:r w:rsidRPr="00712184" w:rsidR="001204D2">
        <w:rPr>
          <w:rFonts w:cs="Tahoma"/>
        </w:rPr>
        <w:instrText>HYPERLINK \l "_Toc141188912"</w:instrText>
      </w:r>
      <w:r w:rsidRPr="00712184" w:rsidR="001204D2">
        <w:rPr>
          <w:rStyle w:val="Hyperlink"/>
          <w:rFonts w:cs="Tahoma"/>
        </w:rPr>
        <w:instrText xml:space="preserve"> </w:instrText>
      </w:r>
      <w:r w:rsidRPr="00712184" w:rsidR="001204D2">
        <w:rPr>
          <w:rStyle w:val="Hyperlink"/>
          <w:rFonts w:cs="Tahoma"/>
        </w:rPr>
        <w:fldChar w:fldCharType="separate"/>
      </w:r>
      <w:r w:rsidRPr="00712184" w:rsidR="001204D2">
        <w:rPr>
          <w:rStyle w:val="Hyperlink"/>
          <w:rFonts w:cs="Tahoma"/>
          <w:lang w:val="en-US"/>
        </w:rPr>
        <w:t>1</w:t>
      </w:r>
      <w:r w:rsidRPr="00712184" w:rsidR="001204D2">
        <w:rPr>
          <w:rFonts w:cs="Tahoma" w:eastAsiaTheme="minorEastAsia"/>
          <w:b w:val="0"/>
          <w:bCs w:val="0"/>
          <w:color w:val="auto"/>
          <w:lang w:val="el-GR" w:eastAsia="el-GR"/>
        </w:rPr>
        <w:tab/>
      </w:r>
      <w:r w:rsidRPr="00712184" w:rsidR="001204D2">
        <w:rPr>
          <w:rStyle w:val="Hyperlink"/>
          <w:rFonts w:cs="Tahoma"/>
          <w:lang w:val="en-US"/>
        </w:rPr>
        <w:t xml:space="preserve">– </w:t>
      </w:r>
      <w:r w:rsidR="00712184">
        <w:rPr>
          <w:rStyle w:val="Hyperlink"/>
          <w:rFonts w:cs="Tahoma"/>
          <w:lang w:val="el-GR"/>
        </w:rPr>
        <w:t>Εισαγωγή/Σκοπός Εγγράφου</w:t>
      </w:r>
      <w:r w:rsidRPr="00712184" w:rsidR="001204D2">
        <w:rPr>
          <w:rFonts w:cs="Tahoma"/>
          <w:webHidden/>
        </w:rPr>
        <w:tab/>
      </w:r>
      <w:r w:rsidRPr="00712184" w:rsidR="001204D2">
        <w:rPr>
          <w:rStyle w:val="Hyperlink"/>
          <w:rFonts w:cs="Tahoma"/>
        </w:rPr>
        <w:fldChar w:fldCharType="begin"/>
      </w:r>
      <w:r w:rsidRPr="00712184" w:rsidR="001204D2">
        <w:rPr>
          <w:rFonts w:cs="Tahoma"/>
          <w:webHidden/>
        </w:rPr>
        <w:instrText xml:space="preserve"> PAGEREF _Toc141188912 \h </w:instrText>
      </w:r>
      <w:r w:rsidRPr="00712184" w:rsidR="001204D2">
        <w:rPr>
          <w:rStyle w:val="Hyperlink"/>
          <w:rFonts w:cs="Tahoma"/>
        </w:rPr>
      </w:r>
      <w:r w:rsidRPr="00712184" w:rsidR="001204D2">
        <w:rPr>
          <w:rStyle w:val="Hyperlink"/>
          <w:rFonts w:cs="Tahoma"/>
        </w:rPr>
        <w:fldChar w:fldCharType="separate"/>
      </w:r>
      <w:r w:rsidRPr="00712184" w:rsidR="001204D2">
        <w:rPr>
          <w:rFonts w:cs="Tahoma"/>
          <w:webHidden/>
        </w:rPr>
        <w:t>2</w:t>
      </w:r>
      <w:r w:rsidRPr="00712184" w:rsidR="001204D2">
        <w:rPr>
          <w:rStyle w:val="Hyperlink"/>
          <w:rFonts w:cs="Tahoma"/>
        </w:rPr>
        <w:fldChar w:fldCharType="end"/>
      </w:r>
      <w:r w:rsidRPr="00712184" w:rsidR="001204D2">
        <w:rPr>
          <w:rStyle w:val="Hyperlink"/>
          <w:rFonts w:cs="Tahoma"/>
        </w:rPr>
        <w:fldChar w:fldCharType="end"/>
      </w:r>
    </w:p>
    <w:bookmarkEnd w:id="2"/>
    <w:p w:rsidRPr="00712184" w:rsidR="001204D2" w:rsidRDefault="00D37C84" w14:paraId="2F0301C1" w14:textId="415DDB2C">
      <w:pPr>
        <w:pStyle w:val="TOC1"/>
        <w:rPr>
          <w:rFonts w:cs="Tahoma" w:eastAsiaTheme="minorEastAsia"/>
          <w:b w:val="0"/>
          <w:bCs w:val="0"/>
          <w:color w:val="auto"/>
          <w:lang w:val="el-GR" w:eastAsia="el-GR"/>
        </w:rPr>
      </w:pPr>
      <w:r w:rsidRPr="00712184">
        <w:fldChar w:fldCharType="begin"/>
      </w:r>
      <w:r w:rsidRPr="00712184">
        <w:rPr>
          <w:rFonts w:cs="Tahoma"/>
        </w:rPr>
        <w:instrText xml:space="preserve"> HYPERLINK \l "_Toc141188913" </w:instrText>
      </w:r>
      <w:r w:rsidRPr="00712184">
        <w:fldChar w:fldCharType="separate"/>
      </w:r>
      <w:r w:rsidRPr="00712184" w:rsidR="001204D2">
        <w:rPr>
          <w:rStyle w:val="Hyperlink"/>
          <w:rFonts w:cs="Tahoma"/>
          <w:lang w:val="en-US"/>
        </w:rPr>
        <w:t>2</w:t>
      </w:r>
      <w:r w:rsidRPr="00712184" w:rsidR="001204D2">
        <w:rPr>
          <w:rFonts w:cs="Tahoma" w:eastAsiaTheme="minorEastAsia"/>
          <w:b w:val="0"/>
          <w:bCs w:val="0"/>
          <w:color w:val="auto"/>
          <w:lang w:val="el-GR" w:eastAsia="el-GR"/>
        </w:rPr>
        <w:tab/>
      </w:r>
      <w:r w:rsidRPr="00712184" w:rsidR="001204D2">
        <w:rPr>
          <w:rStyle w:val="Hyperlink"/>
          <w:rFonts w:cs="Tahoma"/>
          <w:lang w:val="en-US"/>
        </w:rPr>
        <w:t>–</w:t>
      </w:r>
      <w:r w:rsidR="00712184">
        <w:rPr>
          <w:rStyle w:val="Hyperlink"/>
          <w:rFonts w:cs="Tahoma"/>
          <w:lang w:val="el-GR"/>
        </w:rPr>
        <w:t xml:space="preserve">Καθορισμός Προβλήματος </w:t>
      </w:r>
      <w:r w:rsidRPr="00712184" w:rsidR="001204D2">
        <w:rPr>
          <w:rFonts w:cs="Tahoma"/>
          <w:webHidden/>
        </w:rPr>
        <w:tab/>
      </w:r>
      <w:r w:rsidRPr="00712184" w:rsidR="001204D2">
        <w:rPr>
          <w:rStyle w:val="Hyperlink"/>
          <w:rFonts w:cs="Tahoma"/>
        </w:rPr>
        <w:fldChar w:fldCharType="begin"/>
      </w:r>
      <w:r w:rsidRPr="00712184" w:rsidR="001204D2">
        <w:rPr>
          <w:rFonts w:cs="Tahoma"/>
          <w:webHidden/>
        </w:rPr>
        <w:instrText xml:space="preserve"> PAGEREF _Toc141188913 \h </w:instrText>
      </w:r>
      <w:r w:rsidRPr="00712184" w:rsidR="001204D2">
        <w:rPr>
          <w:rStyle w:val="Hyperlink"/>
          <w:rFonts w:cs="Tahoma"/>
        </w:rPr>
      </w:r>
      <w:r w:rsidRPr="00712184" w:rsidR="001204D2">
        <w:rPr>
          <w:rStyle w:val="Hyperlink"/>
          <w:rFonts w:cs="Tahoma"/>
        </w:rPr>
        <w:fldChar w:fldCharType="separate"/>
      </w:r>
      <w:r w:rsidRPr="00712184" w:rsidR="001204D2">
        <w:rPr>
          <w:rFonts w:cs="Tahoma"/>
          <w:webHidden/>
        </w:rPr>
        <w:t>2</w:t>
      </w:r>
      <w:r w:rsidRPr="00712184" w:rsidR="001204D2">
        <w:rPr>
          <w:rStyle w:val="Hyperlink"/>
          <w:rFonts w:cs="Tahoma"/>
        </w:rPr>
        <w:fldChar w:fldCharType="end"/>
      </w:r>
      <w:r w:rsidRPr="00712184">
        <w:rPr>
          <w:rStyle w:val="Hyperlink"/>
          <w:rFonts w:cs="Tahoma"/>
        </w:rPr>
        <w:fldChar w:fldCharType="end"/>
      </w:r>
    </w:p>
    <w:p w:rsidRPr="00712184" w:rsidR="001204D2" w:rsidP="00712184" w:rsidRDefault="0033357A" w14:paraId="21672175" w14:textId="5298FB97">
      <w:pPr>
        <w:pStyle w:val="TOC2"/>
        <w:rPr>
          <w:rFonts w:eastAsiaTheme="minorEastAsia"/>
          <w:lang w:val="el-GR" w:eastAsia="el-GR"/>
        </w:rPr>
      </w:pPr>
      <w:hyperlink w:history="1" w:anchor="_Toc141188914">
        <w:r w:rsidRPr="00712184" w:rsidR="001204D2">
          <w:rPr>
            <w:rStyle w:val="Hyperlink"/>
            <w:rFonts w:cs="Tahoma"/>
          </w:rPr>
          <w:t>2.1</w:t>
        </w:r>
        <w:r w:rsidRPr="00712184" w:rsidR="001204D2">
          <w:rPr>
            <w:rFonts w:eastAsiaTheme="minorEastAsia"/>
            <w:lang w:val="el-GR" w:eastAsia="el-GR"/>
          </w:rPr>
          <w:tab/>
        </w:r>
        <w:r w:rsidRPr="00712184" w:rsidR="001204D2">
          <w:rPr>
            <w:rStyle w:val="Hyperlink"/>
            <w:rFonts w:cs="Tahoma"/>
          </w:rPr>
          <w:t xml:space="preserve">– </w:t>
        </w:r>
        <w:r w:rsidR="00712184">
          <w:rPr>
            <w:rStyle w:val="Hyperlink"/>
            <w:rFonts w:cs="Tahoma"/>
            <w:lang w:val="el-GR"/>
          </w:rPr>
          <w:t>Διαδικασία</w:t>
        </w:r>
        <w:r w:rsidRPr="00712184" w:rsidR="001204D2">
          <w:rPr>
            <w:webHidden/>
          </w:rPr>
          <w:tab/>
        </w:r>
        <w:r w:rsidR="00712184">
          <w:rPr>
            <w:rStyle w:val="Hyperlink"/>
            <w:rFonts w:cs="Tahoma"/>
            <w:lang w:val="el-GR"/>
          </w:rPr>
          <w:t>3</w:t>
        </w:r>
      </w:hyperlink>
    </w:p>
    <w:p w:rsidR="001204D2" w:rsidP="00712184" w:rsidRDefault="0033357A" w14:paraId="0C7B3EE7" w14:textId="1ADB5D2D">
      <w:pPr>
        <w:pStyle w:val="TOC2"/>
        <w:rPr>
          <w:rStyle w:val="Hyperlink"/>
          <w:rFonts w:cs="Tahoma"/>
        </w:rPr>
      </w:pPr>
      <w:hyperlink w:history="1" w:anchor="_Toc141188915">
        <w:r w:rsidRPr="00712184" w:rsidR="001204D2">
          <w:rPr>
            <w:rStyle w:val="Hyperlink"/>
            <w:rFonts w:cs="Tahoma"/>
          </w:rPr>
          <w:t>2.2</w:t>
        </w:r>
        <w:r w:rsidRPr="00712184" w:rsidR="001204D2">
          <w:rPr>
            <w:rFonts w:eastAsiaTheme="minorEastAsia"/>
            <w:lang w:val="el-GR" w:eastAsia="el-GR"/>
          </w:rPr>
          <w:tab/>
        </w:r>
        <w:r w:rsidRPr="00712184" w:rsidR="001204D2">
          <w:rPr>
            <w:rStyle w:val="Hyperlink"/>
            <w:rFonts w:cs="Tahoma"/>
          </w:rPr>
          <w:t xml:space="preserve">– </w:t>
        </w:r>
        <w:r w:rsidR="00712184">
          <w:rPr>
            <w:rStyle w:val="Hyperlink"/>
            <w:rFonts w:cs="Tahoma"/>
            <w:lang w:val="el-GR"/>
          </w:rPr>
          <w:t>Ανάλυση Φάσεων</w:t>
        </w:r>
        <w:r w:rsidRPr="00712184" w:rsidR="001204D2">
          <w:rPr>
            <w:webHidden/>
          </w:rPr>
          <w:tab/>
        </w:r>
        <w:r w:rsidR="00712184">
          <w:rPr>
            <w:rStyle w:val="Hyperlink"/>
            <w:rFonts w:cs="Tahoma"/>
            <w:lang w:val="el-GR"/>
          </w:rPr>
          <w:t>4</w:t>
        </w:r>
      </w:hyperlink>
    </w:p>
    <w:p w:rsidRPr="00712184" w:rsidR="003221AA" w:rsidP="003221AA" w:rsidRDefault="0033357A" w14:paraId="64887605" w14:textId="156EE555">
      <w:pPr>
        <w:pStyle w:val="TOC1"/>
        <w:rPr>
          <w:rFonts w:cs="Tahoma" w:eastAsiaTheme="minorEastAsia"/>
          <w:b w:val="0"/>
          <w:bCs w:val="0"/>
          <w:color w:val="auto"/>
          <w:lang w:val="el-GR" w:eastAsia="el-GR"/>
        </w:rPr>
      </w:pPr>
      <w:hyperlink w:history="1" w:anchor="_Toc141188912">
        <w:r w:rsidR="003221AA">
          <w:rPr>
            <w:rStyle w:val="Hyperlink"/>
            <w:rFonts w:cs="Tahoma"/>
            <w:lang w:val="el-GR"/>
          </w:rPr>
          <w:t>3</w:t>
        </w:r>
        <w:r w:rsidRPr="00712184" w:rsidR="003221AA">
          <w:rPr>
            <w:rFonts w:cs="Tahoma" w:eastAsiaTheme="minorEastAsia"/>
            <w:b w:val="0"/>
            <w:bCs w:val="0"/>
            <w:color w:val="auto"/>
            <w:lang w:val="el-GR" w:eastAsia="el-GR"/>
          </w:rPr>
          <w:tab/>
        </w:r>
        <w:r w:rsidRPr="00712184" w:rsidR="003221AA">
          <w:rPr>
            <w:rStyle w:val="Hyperlink"/>
            <w:rFonts w:cs="Tahoma"/>
            <w:lang w:val="en-US"/>
          </w:rPr>
          <w:t>–</w:t>
        </w:r>
        <w:r w:rsidR="003221AA">
          <w:rPr>
            <w:rStyle w:val="Hyperlink"/>
            <w:rFonts w:cs="Tahoma"/>
            <w:lang w:val="el-GR"/>
          </w:rPr>
          <w:t xml:space="preserve">Συμπληρωματικοί Πίνακες </w:t>
        </w:r>
        <w:r w:rsidRPr="00712184" w:rsidR="003221AA">
          <w:rPr>
            <w:rFonts w:cs="Tahoma"/>
            <w:webHidden/>
          </w:rPr>
          <w:tab/>
        </w:r>
        <w:r w:rsidR="003221AA">
          <w:rPr>
            <w:rStyle w:val="Hyperlink"/>
            <w:rFonts w:cs="Tahoma"/>
            <w:lang w:val="el-GR"/>
          </w:rPr>
          <w:t>8</w:t>
        </w:r>
      </w:hyperlink>
    </w:p>
    <w:p w:rsidRPr="003221AA" w:rsidR="003221AA" w:rsidP="003221AA" w:rsidRDefault="003221AA" w14:paraId="6C923C3F" w14:textId="78AA71C2">
      <w:pPr>
        <w:rPr>
          <w:rFonts w:eastAsiaTheme="minorEastAsia"/>
          <w:lang w:val="el-GR"/>
        </w:rPr>
      </w:pPr>
    </w:p>
    <w:p w:rsidRPr="00712184" w:rsidR="6D66A613" w:rsidP="6D66A613" w:rsidRDefault="00624872" w14:paraId="27756C6B" w14:textId="6F28DCA3">
      <w:pPr>
        <w:pStyle w:val="TOC1"/>
        <w:tabs>
          <w:tab w:val="clear" w:pos="9072"/>
          <w:tab w:val="left" w:pos="390"/>
          <w:tab w:val="right" w:leader="dot" w:pos="9060"/>
        </w:tabs>
        <w:rPr>
          <w:rFonts w:cs="Tahoma"/>
        </w:rPr>
      </w:pPr>
      <w:r w:rsidRPr="00712184">
        <w:rPr>
          <w:rFonts w:cs="Tahoma"/>
        </w:rPr>
        <w:fldChar w:fldCharType="end"/>
      </w:r>
    </w:p>
    <w:p w:rsidRPr="00712184" w:rsidR="00624872" w:rsidP="409F8C52" w:rsidRDefault="00624872" w14:paraId="14C3C780" w14:textId="061F9F9A">
      <w:pPr>
        <w:pStyle w:val="TOC3"/>
        <w:tabs>
          <w:tab w:val="clear" w:pos="9072"/>
          <w:tab w:val="right" w:leader="dot" w:pos="9060"/>
          <w:tab w:val="left" w:pos="900"/>
        </w:tabs>
        <w:rPr>
          <w:rFonts w:cs="Tahoma"/>
          <w:sz w:val="28"/>
          <w:szCs w:val="28"/>
          <w:lang w:val="en-US" w:eastAsia="el-GR"/>
        </w:rPr>
      </w:pPr>
    </w:p>
    <w:p w:rsidRPr="00712184" w:rsidR="001E17B8" w:rsidP="001E17B8" w:rsidRDefault="001E17B8" w14:paraId="0A57AB0A" w14:textId="79323D03">
      <w:pPr>
        <w:pStyle w:val="Heading1"/>
        <w:rPr>
          <w:rFonts w:cs="Tahoma"/>
          <w:sz w:val="28"/>
          <w:szCs w:val="28"/>
          <w:lang w:val="el-GR"/>
        </w:rPr>
      </w:pPr>
      <w:bookmarkStart w:name="_Toc141101948" w:id="4"/>
      <w:bookmarkStart w:name="_Toc141188912" w:id="5"/>
      <w:r w:rsidRPr="00712184">
        <w:rPr>
          <w:rFonts w:cs="Tahoma"/>
          <w:sz w:val="28"/>
          <w:szCs w:val="28"/>
          <w:lang w:val="en-US"/>
        </w:rPr>
        <w:t xml:space="preserve">– </w:t>
      </w:r>
      <w:bookmarkEnd w:id="4"/>
      <w:bookmarkEnd w:id="5"/>
      <w:proofErr w:type="spellStart"/>
      <w:r w:rsidRPr="00712184" w:rsidR="001204D2">
        <w:rPr>
          <w:rFonts w:cs="Tahoma"/>
          <w:sz w:val="28"/>
          <w:szCs w:val="28"/>
          <w:lang w:val="en-US"/>
        </w:rPr>
        <w:t>ei</w:t>
      </w:r>
      <w:r w:rsidRPr="00712184" w:rsidR="001204D2">
        <w:rPr>
          <w:rFonts w:cs="Tahoma"/>
          <w:sz w:val="28"/>
          <w:szCs w:val="28"/>
          <w:lang w:val="el-GR"/>
        </w:rPr>
        <w:t>σαγωγη</w:t>
      </w:r>
      <w:proofErr w:type="spellEnd"/>
      <w:r w:rsidRPr="00712184" w:rsidR="001204D2">
        <w:rPr>
          <w:rFonts w:cs="Tahoma"/>
          <w:sz w:val="28"/>
          <w:szCs w:val="28"/>
          <w:lang w:val="el-GR"/>
        </w:rPr>
        <w:t xml:space="preserve"> /</w:t>
      </w:r>
      <w:proofErr w:type="spellStart"/>
      <w:r w:rsidRPr="00712184" w:rsidR="001204D2">
        <w:rPr>
          <w:rFonts w:cs="Tahoma"/>
          <w:sz w:val="28"/>
          <w:szCs w:val="28"/>
          <w:lang w:val="el-GR"/>
        </w:rPr>
        <w:t>σκοποσ</w:t>
      </w:r>
      <w:proofErr w:type="spellEnd"/>
      <w:r w:rsidRPr="00712184" w:rsidR="001204D2">
        <w:rPr>
          <w:rFonts w:cs="Tahoma"/>
          <w:sz w:val="28"/>
          <w:szCs w:val="28"/>
          <w:lang w:val="el-GR"/>
        </w:rPr>
        <w:t xml:space="preserve"> </w:t>
      </w:r>
      <w:proofErr w:type="spellStart"/>
      <w:r w:rsidRPr="00712184" w:rsidR="001204D2">
        <w:rPr>
          <w:rFonts w:cs="Tahoma"/>
          <w:sz w:val="28"/>
          <w:szCs w:val="28"/>
          <w:lang w:val="el-GR"/>
        </w:rPr>
        <w:t>ε</w:t>
      </w:r>
      <w:r w:rsidR="00712184">
        <w:rPr>
          <w:rFonts w:cs="Tahoma"/>
          <w:sz w:val="28"/>
          <w:szCs w:val="28"/>
          <w:lang w:val="el-GR"/>
        </w:rPr>
        <w:t>γ</w:t>
      </w:r>
      <w:r w:rsidRPr="00712184" w:rsidR="001204D2">
        <w:rPr>
          <w:rFonts w:cs="Tahoma"/>
          <w:sz w:val="28"/>
          <w:szCs w:val="28"/>
          <w:lang w:val="el-GR"/>
        </w:rPr>
        <w:t>γραφου</w:t>
      </w:r>
      <w:proofErr w:type="spellEnd"/>
      <w:r w:rsidRPr="00712184" w:rsidR="001204D2">
        <w:rPr>
          <w:rFonts w:cs="Tahoma"/>
          <w:sz w:val="28"/>
          <w:szCs w:val="28"/>
          <w:lang w:val="el-GR"/>
        </w:rPr>
        <w:t xml:space="preserve"> </w:t>
      </w:r>
    </w:p>
    <w:p w:rsidRPr="00712184" w:rsidR="00162388" w:rsidP="00162388" w:rsidRDefault="00162388" w14:paraId="00DF308B" w14:textId="3EC8F51E">
      <w:pPr>
        <w:spacing w:before="100" w:beforeAutospacing="1" w:after="100" w:afterAutospacing="1" w:line="240" w:lineRule="auto"/>
        <w:rPr>
          <w:rFonts w:cs="Tahoma"/>
          <w:lang w:val="el-GR" w:eastAsia="el-GR"/>
        </w:rPr>
      </w:pPr>
      <w:r w:rsidRPr="00712184">
        <w:rPr>
          <w:rFonts w:cs="Tahoma"/>
          <w:lang w:val="el-GR"/>
        </w:rPr>
        <w:t xml:space="preserve">  </w:t>
      </w:r>
      <w:r w:rsidRPr="00712184">
        <w:rPr>
          <w:rFonts w:cs="Tahoma"/>
          <w:lang w:val="el-GR" w:eastAsia="el-GR"/>
        </w:rPr>
        <w:t>Υπάρχει ανάγκη για προετοιμασία ασκούμενων (</w:t>
      </w:r>
      <w:r w:rsidRPr="00712184">
        <w:rPr>
          <w:rFonts w:cs="Tahoma"/>
          <w:lang w:val="en-US" w:eastAsia="el-GR"/>
        </w:rPr>
        <w:t>Trainees</w:t>
      </w:r>
      <w:r w:rsidRPr="00712184">
        <w:rPr>
          <w:rFonts w:cs="Tahoma"/>
          <w:lang w:val="el-GR" w:eastAsia="el-GR"/>
        </w:rPr>
        <w:t xml:space="preserve">) με σκοπό την ομαλή εισαγωγή τους στα τμήματα της Unisystems (συγκεκριμένα στο τμήμα R&amp;D της εταιρίας στις περιοχές </w:t>
      </w:r>
      <w:r w:rsidRPr="00712184">
        <w:rPr>
          <w:rFonts w:cs="Tahoma"/>
          <w:lang w:val="en-US" w:eastAsia="el-GR"/>
        </w:rPr>
        <w:t>Data</w:t>
      </w:r>
      <w:r w:rsidRPr="00712184">
        <w:rPr>
          <w:rFonts w:cs="Tahoma"/>
          <w:lang w:val="el-GR" w:eastAsia="el-GR"/>
        </w:rPr>
        <w:t xml:space="preserve"> </w:t>
      </w:r>
      <w:r w:rsidRPr="00712184">
        <w:rPr>
          <w:rFonts w:cs="Tahoma"/>
          <w:lang w:val="en-US" w:eastAsia="el-GR"/>
        </w:rPr>
        <w:t>Analytics</w:t>
      </w:r>
      <w:r w:rsidRPr="00712184">
        <w:rPr>
          <w:rFonts w:cs="Tahoma"/>
          <w:lang w:val="el-GR" w:eastAsia="el-GR"/>
        </w:rPr>
        <w:t xml:space="preserve">, </w:t>
      </w:r>
      <w:r w:rsidRPr="00712184">
        <w:rPr>
          <w:rFonts w:cs="Tahoma"/>
          <w:lang w:val="en-US" w:eastAsia="el-GR"/>
        </w:rPr>
        <w:t>IoT</w:t>
      </w:r>
      <w:r w:rsidRPr="00712184">
        <w:rPr>
          <w:rFonts w:cs="Tahoma"/>
          <w:lang w:val="el-GR" w:eastAsia="el-GR"/>
        </w:rPr>
        <w:t xml:space="preserve">, </w:t>
      </w:r>
      <w:r w:rsidRPr="00712184">
        <w:rPr>
          <w:rFonts w:cs="Tahoma"/>
          <w:lang w:val="en-US" w:eastAsia="el-GR"/>
        </w:rPr>
        <w:t>Business</w:t>
      </w:r>
      <w:r w:rsidRPr="00712184">
        <w:rPr>
          <w:rFonts w:cs="Tahoma"/>
          <w:lang w:val="el-GR" w:eastAsia="el-GR"/>
        </w:rPr>
        <w:t xml:space="preserve"> </w:t>
      </w:r>
      <w:r w:rsidRPr="00712184">
        <w:rPr>
          <w:rFonts w:cs="Tahoma"/>
          <w:lang w:val="en-US" w:eastAsia="el-GR"/>
        </w:rPr>
        <w:t>Analysis</w:t>
      </w:r>
      <w:r w:rsidRPr="00712184">
        <w:rPr>
          <w:rFonts w:cs="Tahoma"/>
          <w:lang w:val="el-GR" w:eastAsia="el-GR"/>
        </w:rPr>
        <w:t xml:space="preserve"> και </w:t>
      </w:r>
      <w:r w:rsidRPr="00712184">
        <w:rPr>
          <w:rFonts w:cs="Tahoma"/>
          <w:lang w:val="en-US" w:eastAsia="el-GR"/>
        </w:rPr>
        <w:t>DevOps</w:t>
      </w:r>
      <w:r w:rsidRPr="00712184">
        <w:rPr>
          <w:rFonts w:cs="Tahoma"/>
          <w:lang w:val="el-GR" w:eastAsia="el-GR"/>
        </w:rPr>
        <w:t>). Θα αναλυθεί στις παρακάτω φάσεις η επιχειρησιακή διαδικασία κατά της οποία επιλέγονται οι υποψήφιοι που θα πραγματοποιήσουν την πρακτική τους άσκηση στην εταιρία.</w:t>
      </w:r>
    </w:p>
    <w:p w:rsidRPr="00712184" w:rsidR="00522C52" w:rsidP="004C0BEE" w:rsidRDefault="468ED2D0" w14:paraId="07ECA944" w14:textId="3E2C9459">
      <w:pPr>
        <w:pStyle w:val="Heading1"/>
        <w:rPr>
          <w:rFonts w:cs="Tahoma"/>
          <w:sz w:val="28"/>
          <w:szCs w:val="28"/>
          <w:lang w:val="el-GR"/>
        </w:rPr>
      </w:pPr>
      <w:bookmarkStart w:name="_Toc141101949" w:id="6"/>
      <w:bookmarkStart w:name="_Toc141188913" w:id="7"/>
      <w:bookmarkEnd w:id="1"/>
      <w:r w:rsidRPr="00712184">
        <w:rPr>
          <w:rFonts w:cs="Tahoma"/>
          <w:sz w:val="28"/>
          <w:szCs w:val="28"/>
          <w:lang w:val="en-US"/>
        </w:rPr>
        <w:t>–</w:t>
      </w:r>
      <w:r w:rsidRPr="00712184" w:rsidR="72FA3A1E">
        <w:rPr>
          <w:rFonts w:cs="Tahoma"/>
          <w:sz w:val="28"/>
          <w:szCs w:val="28"/>
          <w:lang w:val="en-US"/>
        </w:rPr>
        <w:t xml:space="preserve"> </w:t>
      </w:r>
      <w:bookmarkEnd w:id="6"/>
      <w:bookmarkEnd w:id="7"/>
      <w:r w:rsidRPr="00712184" w:rsidR="001204D2">
        <w:rPr>
          <w:rFonts w:cs="Tahoma"/>
          <w:sz w:val="28"/>
          <w:szCs w:val="28"/>
          <w:lang w:val="en-US"/>
        </w:rPr>
        <w:t>ka</w:t>
      </w:r>
      <w:proofErr w:type="spellStart"/>
      <w:r w:rsidRPr="00712184" w:rsidR="001204D2">
        <w:rPr>
          <w:rFonts w:cs="Tahoma"/>
          <w:sz w:val="28"/>
          <w:szCs w:val="28"/>
          <w:lang w:val="el-GR"/>
        </w:rPr>
        <w:t>θορισμοσ</w:t>
      </w:r>
      <w:proofErr w:type="spellEnd"/>
      <w:r w:rsidRPr="00712184" w:rsidR="001204D2">
        <w:rPr>
          <w:rFonts w:cs="Tahoma"/>
          <w:sz w:val="28"/>
          <w:szCs w:val="28"/>
          <w:lang w:val="el-GR"/>
        </w:rPr>
        <w:t xml:space="preserve"> </w:t>
      </w:r>
      <w:proofErr w:type="spellStart"/>
      <w:r w:rsidRPr="00712184" w:rsidR="001204D2">
        <w:rPr>
          <w:rFonts w:cs="Tahoma"/>
          <w:sz w:val="28"/>
          <w:szCs w:val="28"/>
          <w:lang w:val="el-GR"/>
        </w:rPr>
        <w:t>προβληματοσ</w:t>
      </w:r>
      <w:proofErr w:type="spellEnd"/>
      <w:r w:rsidRPr="00712184" w:rsidR="001204D2">
        <w:rPr>
          <w:rFonts w:cs="Tahoma"/>
          <w:sz w:val="28"/>
          <w:szCs w:val="28"/>
          <w:lang w:val="el-GR"/>
        </w:rPr>
        <w:t xml:space="preserve"> </w:t>
      </w:r>
    </w:p>
    <w:p w:rsidRPr="00712184" w:rsidR="00162388" w:rsidP="00162388" w:rsidRDefault="00162388" w14:paraId="443E3194" w14:textId="77777777">
      <w:pPr>
        <w:spacing w:before="100" w:beforeAutospacing="1" w:after="100" w:afterAutospacing="1" w:line="240" w:lineRule="auto"/>
        <w:rPr>
          <w:rFonts w:cs="Tahoma"/>
          <w:lang w:val="en-US" w:eastAsia="el-GR"/>
        </w:rPr>
      </w:pPr>
      <w:r w:rsidRPr="00712184">
        <w:rPr>
          <w:rFonts w:cs="Tahoma"/>
          <w:b/>
          <w:bCs/>
          <w:lang w:val="en-US" w:eastAsia="el-GR"/>
        </w:rPr>
        <w:t>What problem are we solving? For whom? When do they experience this issue?</w:t>
      </w:r>
      <w:r w:rsidRPr="00712184">
        <w:rPr>
          <w:rFonts w:cs="Tahoma"/>
          <w:lang w:val="en-US" w:eastAsia="el-GR"/>
        </w:rPr>
        <w:t xml:space="preserve"> </w:t>
      </w:r>
    </w:p>
    <w:p w:rsidRPr="00712184" w:rsidR="00162388" w:rsidP="00162388" w:rsidRDefault="00162388" w14:paraId="0E046D40" w14:textId="0A719702">
      <w:pPr>
        <w:spacing w:before="100" w:beforeAutospacing="1" w:after="100" w:afterAutospacing="1" w:line="240" w:lineRule="auto"/>
        <w:rPr>
          <w:rFonts w:cs="Tahoma"/>
          <w:lang w:val="el-GR" w:eastAsia="el-GR"/>
        </w:rPr>
      </w:pPr>
      <w:r w:rsidRPr="00712184">
        <w:rPr>
          <w:rFonts w:cs="Tahoma"/>
          <w:lang w:val="el-GR" w:eastAsia="el-GR"/>
        </w:rPr>
        <w:t>Την τωρινή περίοδο υπάρχει ανάγκη για προετοιμασία ασκούμενων (</w:t>
      </w:r>
      <w:r w:rsidRPr="00712184">
        <w:rPr>
          <w:rFonts w:cs="Tahoma"/>
          <w:lang w:val="en-US" w:eastAsia="el-GR"/>
        </w:rPr>
        <w:t>Trainees</w:t>
      </w:r>
      <w:r w:rsidRPr="00712184">
        <w:rPr>
          <w:rFonts w:cs="Tahoma"/>
          <w:lang w:val="el-GR" w:eastAsia="el-GR"/>
        </w:rPr>
        <w:t xml:space="preserve">) ώστε να εισαχθούν ομαλά στα τμήματα της </w:t>
      </w:r>
      <w:proofErr w:type="spellStart"/>
      <w:r w:rsidRPr="00712184">
        <w:rPr>
          <w:rFonts w:cs="Tahoma"/>
          <w:lang w:eastAsia="el-GR"/>
        </w:rPr>
        <w:t>UniSystems</w:t>
      </w:r>
      <w:proofErr w:type="spellEnd"/>
      <w:r w:rsidRPr="00712184">
        <w:rPr>
          <w:rFonts w:cs="Tahoma"/>
          <w:lang w:val="el-GR" w:eastAsia="el-GR"/>
        </w:rPr>
        <w:t>.</w:t>
      </w:r>
    </w:p>
    <w:p w:rsidRPr="00712184" w:rsidR="00162388" w:rsidP="00162388" w:rsidRDefault="00162388" w14:paraId="1486B66E" w14:textId="77777777">
      <w:pPr>
        <w:spacing w:before="100" w:beforeAutospacing="1" w:after="100" w:afterAutospacing="1" w:line="240" w:lineRule="auto"/>
        <w:rPr>
          <w:rFonts w:cs="Tahoma"/>
          <w:lang w:val="en-US" w:eastAsia="el-GR"/>
        </w:rPr>
      </w:pPr>
      <w:r w:rsidRPr="00712184">
        <w:rPr>
          <w:rFonts w:cs="Tahoma"/>
          <w:b/>
          <w:bCs/>
          <w:lang w:val="en-US" w:eastAsia="el-GR"/>
        </w:rPr>
        <w:t>What data, research and feedback do we have that explains this problem?</w:t>
      </w:r>
      <w:r w:rsidRPr="00712184">
        <w:rPr>
          <w:rFonts w:cs="Tahoma"/>
          <w:lang w:val="en-US" w:eastAsia="el-GR"/>
        </w:rPr>
        <w:t xml:space="preserve">  </w:t>
      </w:r>
    </w:p>
    <w:p w:rsidRPr="00712184" w:rsidR="00162388" w:rsidP="00162388" w:rsidRDefault="00162388" w14:paraId="5ADFF1BC" w14:textId="2E01CBD0">
      <w:pPr>
        <w:spacing w:before="100" w:beforeAutospacing="1" w:after="100" w:afterAutospacing="1" w:line="240" w:lineRule="auto"/>
        <w:rPr>
          <w:rFonts w:cs="Tahoma"/>
          <w:lang w:val="en-US" w:eastAsia="el-GR"/>
        </w:rPr>
      </w:pPr>
      <w:r w:rsidRPr="00712184">
        <w:rPr>
          <w:rFonts w:cs="Tahoma"/>
          <w:lang w:val="el-GR" w:eastAsia="el-GR"/>
        </w:rPr>
        <w:t xml:space="preserve">Τα δεδομένα που έχουμε είναι οι περιοχές ενδιαφέροντος που καθορίστηκαν από το τμήμα </w:t>
      </w:r>
      <w:r w:rsidRPr="00712184">
        <w:rPr>
          <w:rFonts w:cs="Tahoma"/>
          <w:lang w:eastAsia="el-GR"/>
        </w:rPr>
        <w:t>R</w:t>
      </w:r>
      <w:r w:rsidRPr="00712184">
        <w:rPr>
          <w:rFonts w:cs="Tahoma"/>
          <w:lang w:val="el-GR" w:eastAsia="el-GR"/>
        </w:rPr>
        <w:t>&amp;</w:t>
      </w:r>
      <w:r w:rsidRPr="00712184">
        <w:rPr>
          <w:rFonts w:cs="Tahoma"/>
          <w:lang w:eastAsia="el-GR"/>
        </w:rPr>
        <w:t>D</w:t>
      </w:r>
      <w:r w:rsidRPr="00712184">
        <w:rPr>
          <w:rFonts w:cs="Tahoma"/>
          <w:lang w:val="el-GR" w:eastAsia="el-GR"/>
        </w:rPr>
        <w:t xml:space="preserve">. Αυτές είναι: </w:t>
      </w:r>
      <w:r w:rsidRPr="00712184">
        <w:rPr>
          <w:rFonts w:cs="Tahoma"/>
          <w:lang w:eastAsia="el-GR"/>
        </w:rPr>
        <w:t>Data</w:t>
      </w:r>
      <w:r w:rsidRPr="00712184">
        <w:rPr>
          <w:rFonts w:cs="Tahoma"/>
          <w:lang w:val="el-GR" w:eastAsia="el-GR"/>
        </w:rPr>
        <w:t xml:space="preserve"> </w:t>
      </w:r>
      <w:r w:rsidRPr="00712184">
        <w:rPr>
          <w:rFonts w:cs="Tahoma"/>
          <w:lang w:eastAsia="el-GR"/>
        </w:rPr>
        <w:t>Analytics</w:t>
      </w:r>
      <w:r w:rsidRPr="00712184">
        <w:rPr>
          <w:rFonts w:cs="Tahoma"/>
          <w:lang w:val="el-GR" w:eastAsia="el-GR"/>
        </w:rPr>
        <w:t xml:space="preserve"> , </w:t>
      </w:r>
      <w:r w:rsidRPr="00712184">
        <w:rPr>
          <w:rFonts w:cs="Tahoma"/>
          <w:lang w:eastAsia="el-GR"/>
        </w:rPr>
        <w:t>IoT</w:t>
      </w:r>
      <w:r w:rsidRPr="00712184">
        <w:rPr>
          <w:rFonts w:cs="Tahoma"/>
          <w:lang w:val="el-GR" w:eastAsia="el-GR"/>
        </w:rPr>
        <w:t xml:space="preserve">, </w:t>
      </w:r>
      <w:r w:rsidRPr="00712184">
        <w:rPr>
          <w:rFonts w:cs="Tahoma"/>
          <w:lang w:eastAsia="el-GR"/>
        </w:rPr>
        <w:t>Business</w:t>
      </w:r>
      <w:r w:rsidRPr="00712184">
        <w:rPr>
          <w:rFonts w:cs="Tahoma"/>
          <w:lang w:val="el-GR" w:eastAsia="el-GR"/>
        </w:rPr>
        <w:t xml:space="preserve"> </w:t>
      </w:r>
      <w:r w:rsidRPr="00712184">
        <w:rPr>
          <w:rFonts w:cs="Tahoma"/>
          <w:lang w:eastAsia="el-GR"/>
        </w:rPr>
        <w:t>Analysis</w:t>
      </w:r>
      <w:r w:rsidRPr="00712184">
        <w:rPr>
          <w:rFonts w:cs="Tahoma"/>
          <w:lang w:val="el-GR" w:eastAsia="el-GR"/>
        </w:rPr>
        <w:t xml:space="preserve"> και </w:t>
      </w:r>
      <w:r w:rsidRPr="00712184">
        <w:rPr>
          <w:rFonts w:cs="Tahoma"/>
          <w:lang w:eastAsia="el-GR"/>
        </w:rPr>
        <w:t>DevOps</w:t>
      </w:r>
      <w:r w:rsidRPr="00712184">
        <w:rPr>
          <w:rFonts w:cs="Tahoma"/>
          <w:lang w:val="el-GR" w:eastAsia="el-GR"/>
        </w:rPr>
        <w:t xml:space="preserve">. </w:t>
      </w:r>
      <w:r w:rsidRPr="00712184">
        <w:rPr>
          <w:rFonts w:cs="Tahoma"/>
          <w:lang w:eastAsia="el-GR"/>
        </w:rPr>
        <w:t>Η</w:t>
      </w:r>
      <w:r w:rsidRPr="00712184">
        <w:rPr>
          <w:rFonts w:cs="Tahoma"/>
          <w:lang w:val="en-US" w:eastAsia="el-GR"/>
        </w:rPr>
        <w:t xml:space="preserve"> </w:t>
      </w:r>
      <w:r w:rsidRPr="00712184">
        <w:rPr>
          <w:rFonts w:cs="Tahoma"/>
          <w:lang w:val="el-GR" w:eastAsia="el-GR"/>
        </w:rPr>
        <w:t>αγγελία</w:t>
      </w:r>
      <w:r w:rsidRPr="00712184">
        <w:rPr>
          <w:rFonts w:cs="Tahoma"/>
          <w:lang w:val="en-US" w:eastAsia="el-GR"/>
        </w:rPr>
        <w:t xml:space="preserve"> </w:t>
      </w:r>
      <w:r w:rsidRPr="00712184">
        <w:rPr>
          <w:rFonts w:cs="Tahoma"/>
          <w:lang w:val="el-GR" w:eastAsia="el-GR"/>
        </w:rPr>
        <w:t>αναρτήθηκε</w:t>
      </w:r>
      <w:r w:rsidRPr="00712184">
        <w:rPr>
          <w:rFonts w:cs="Tahoma"/>
          <w:lang w:val="en-US" w:eastAsia="el-GR"/>
        </w:rPr>
        <w:t xml:space="preserve"> </w:t>
      </w:r>
      <w:r w:rsidRPr="00712184">
        <w:rPr>
          <w:rFonts w:cs="Tahoma"/>
          <w:lang w:val="el-GR" w:eastAsia="el-GR"/>
        </w:rPr>
        <w:t>στο</w:t>
      </w:r>
      <w:r w:rsidRPr="00712184">
        <w:rPr>
          <w:rFonts w:cs="Tahoma"/>
          <w:lang w:val="en-US" w:eastAsia="el-GR"/>
        </w:rPr>
        <w:t xml:space="preserve"> </w:t>
      </w:r>
      <w:r w:rsidRPr="00712184">
        <w:rPr>
          <w:rFonts w:cs="Tahoma"/>
          <w:lang w:val="el-GR" w:eastAsia="el-GR"/>
        </w:rPr>
        <w:t>σύστημα</w:t>
      </w:r>
      <w:r w:rsidRPr="00712184">
        <w:rPr>
          <w:rFonts w:cs="Tahoma"/>
          <w:lang w:val="en-US" w:eastAsia="el-GR"/>
        </w:rPr>
        <w:t xml:space="preserve"> </w:t>
      </w:r>
      <w:r w:rsidRPr="00712184">
        <w:rPr>
          <w:rFonts w:cs="Tahoma"/>
          <w:lang w:eastAsia="el-GR"/>
        </w:rPr>
        <w:t>ΑΤΛΑΣ</w:t>
      </w:r>
      <w:r w:rsidRPr="00712184">
        <w:rPr>
          <w:rFonts w:cs="Tahoma"/>
          <w:lang w:val="en-US" w:eastAsia="el-GR"/>
        </w:rPr>
        <w:t xml:space="preserve"> </w:t>
      </w:r>
      <w:r w:rsidRPr="00712184">
        <w:rPr>
          <w:rFonts w:cs="Tahoma"/>
          <w:lang w:eastAsia="el-GR"/>
        </w:rPr>
        <w:t>από</w:t>
      </w:r>
      <w:r w:rsidRPr="00712184">
        <w:rPr>
          <w:rFonts w:cs="Tahoma"/>
          <w:lang w:val="en-US" w:eastAsia="el-GR"/>
        </w:rPr>
        <w:t xml:space="preserve"> </w:t>
      </w:r>
      <w:r w:rsidRPr="00712184">
        <w:rPr>
          <w:rFonts w:cs="Tahoma"/>
          <w:lang w:eastAsia="el-GR"/>
        </w:rPr>
        <w:t>τ</w:t>
      </w:r>
      <w:r w:rsidRPr="00712184">
        <w:rPr>
          <w:rFonts w:cs="Tahoma"/>
          <w:lang w:val="el-GR" w:eastAsia="el-GR"/>
        </w:rPr>
        <w:t>ο</w:t>
      </w:r>
      <w:r w:rsidRPr="00712184">
        <w:rPr>
          <w:rFonts w:cs="Tahoma"/>
          <w:lang w:val="en-US" w:eastAsia="el-GR"/>
        </w:rPr>
        <w:t xml:space="preserve"> HR.</w:t>
      </w:r>
    </w:p>
    <w:p w:rsidRPr="00712184" w:rsidR="00162388" w:rsidP="00162388" w:rsidRDefault="00162388" w14:paraId="68BA4440" w14:textId="77777777">
      <w:pPr>
        <w:spacing w:before="100" w:beforeAutospacing="1" w:after="100" w:afterAutospacing="1" w:line="240" w:lineRule="auto"/>
        <w:rPr>
          <w:rFonts w:cs="Tahoma"/>
          <w:lang w:val="en-US" w:eastAsia="el-GR"/>
        </w:rPr>
      </w:pPr>
      <w:r w:rsidRPr="00712184">
        <w:rPr>
          <w:rFonts w:cs="Tahoma"/>
          <w:b/>
          <w:bCs/>
          <w:lang w:val="en-US" w:eastAsia="el-GR"/>
        </w:rPr>
        <w:t>Which is concerned about, to better understand this problem?</w:t>
      </w:r>
      <w:r w:rsidRPr="00712184">
        <w:rPr>
          <w:rFonts w:cs="Tahoma"/>
          <w:lang w:val="en-US" w:eastAsia="el-GR"/>
        </w:rPr>
        <w:t xml:space="preserve">                                                    </w:t>
      </w:r>
    </w:p>
    <w:p w:rsidRPr="00712184" w:rsidR="00162388" w:rsidP="00162388" w:rsidRDefault="00162388" w14:paraId="5C49B00F" w14:textId="61893B71">
      <w:pPr>
        <w:spacing w:before="100" w:beforeAutospacing="1" w:after="100" w:afterAutospacing="1" w:line="240" w:lineRule="auto"/>
        <w:rPr>
          <w:rFonts w:cs="Tahoma"/>
          <w:lang w:val="el-GR" w:eastAsia="el-GR"/>
        </w:rPr>
      </w:pPr>
      <w:r w:rsidRPr="00421F9F">
        <w:rPr>
          <w:rFonts w:cs="Tahoma"/>
          <w:lang w:val="en-US" w:eastAsia="el-GR"/>
        </w:rPr>
        <w:t xml:space="preserve"> </w:t>
      </w:r>
      <w:r w:rsidRPr="00712184">
        <w:rPr>
          <w:rFonts w:cs="Tahoma"/>
          <w:lang w:val="el-GR" w:eastAsia="el-GR"/>
        </w:rPr>
        <w:t xml:space="preserve">Το πρόβλημα απασχολεί την εταιρία, το συγκεκριμένο τμήμα της ( </w:t>
      </w:r>
      <w:r w:rsidRPr="00712184">
        <w:rPr>
          <w:rFonts w:cs="Tahoma"/>
          <w:lang w:eastAsia="el-GR"/>
        </w:rPr>
        <w:t>R</w:t>
      </w:r>
      <w:r w:rsidRPr="00712184">
        <w:rPr>
          <w:rFonts w:cs="Tahoma"/>
          <w:lang w:val="el-GR" w:eastAsia="el-GR"/>
        </w:rPr>
        <w:t>&amp;</w:t>
      </w:r>
      <w:r w:rsidRPr="00712184">
        <w:rPr>
          <w:rFonts w:cs="Tahoma"/>
          <w:lang w:eastAsia="el-GR"/>
        </w:rPr>
        <w:t>D</w:t>
      </w:r>
      <w:r w:rsidRPr="00712184">
        <w:rPr>
          <w:rFonts w:cs="Tahoma"/>
          <w:lang w:val="el-GR" w:eastAsia="el-GR"/>
        </w:rPr>
        <w:t xml:space="preserve"> ) καθώς και τους υποψηφίους που επιθυμούν να πραγματοποιήσουν την πρακτική τους άσκηση σε αυτήν.</w:t>
      </w:r>
    </w:p>
    <w:p w:rsidRPr="00712184" w:rsidR="00162388" w:rsidP="00162388" w:rsidRDefault="00162388" w14:paraId="45CC02D9" w14:textId="77777777">
      <w:pPr>
        <w:spacing w:before="100" w:beforeAutospacing="1" w:after="100" w:afterAutospacing="1" w:line="240" w:lineRule="auto"/>
        <w:rPr>
          <w:rFonts w:cs="Tahoma"/>
          <w:lang w:val="el-GR" w:eastAsia="el-GR"/>
        </w:rPr>
      </w:pPr>
      <w:r w:rsidRPr="00712184">
        <w:rPr>
          <w:rFonts w:cs="Tahoma"/>
          <w:b/>
          <w:bCs/>
          <w:lang w:val="en-US" w:eastAsia="el-GR"/>
        </w:rPr>
        <w:t xml:space="preserve">Why is solving this problem urgent? </w:t>
      </w:r>
      <w:r w:rsidRPr="00712184">
        <w:rPr>
          <w:rFonts w:cs="Tahoma"/>
          <w:b/>
          <w:bCs/>
          <w:lang w:eastAsia="el-GR"/>
        </w:rPr>
        <w:t>Why</w:t>
      </w:r>
      <w:r w:rsidRPr="00712184">
        <w:rPr>
          <w:rFonts w:cs="Tahoma"/>
          <w:b/>
          <w:bCs/>
          <w:lang w:val="el-GR" w:eastAsia="el-GR"/>
        </w:rPr>
        <w:t xml:space="preserve"> </w:t>
      </w:r>
      <w:r w:rsidRPr="00712184">
        <w:rPr>
          <w:rFonts w:cs="Tahoma"/>
          <w:b/>
          <w:bCs/>
          <w:lang w:eastAsia="el-GR"/>
        </w:rPr>
        <w:t>is</w:t>
      </w:r>
      <w:r w:rsidRPr="00712184">
        <w:rPr>
          <w:rFonts w:cs="Tahoma"/>
          <w:b/>
          <w:bCs/>
          <w:lang w:val="el-GR" w:eastAsia="el-GR"/>
        </w:rPr>
        <w:t xml:space="preserve"> </w:t>
      </w:r>
      <w:r w:rsidRPr="00712184">
        <w:rPr>
          <w:rFonts w:cs="Tahoma"/>
          <w:b/>
          <w:bCs/>
          <w:lang w:eastAsia="el-GR"/>
        </w:rPr>
        <w:t>it</w:t>
      </w:r>
      <w:r w:rsidRPr="00712184">
        <w:rPr>
          <w:rFonts w:cs="Tahoma"/>
          <w:b/>
          <w:bCs/>
          <w:lang w:val="el-GR" w:eastAsia="el-GR"/>
        </w:rPr>
        <w:t xml:space="preserve"> </w:t>
      </w:r>
      <w:r w:rsidRPr="00712184">
        <w:rPr>
          <w:rFonts w:cs="Tahoma"/>
          <w:b/>
          <w:bCs/>
          <w:lang w:eastAsia="el-GR"/>
        </w:rPr>
        <w:t>important</w:t>
      </w:r>
      <w:r w:rsidRPr="00712184">
        <w:rPr>
          <w:rFonts w:cs="Tahoma"/>
          <w:b/>
          <w:bCs/>
          <w:lang w:val="el-GR" w:eastAsia="el-GR"/>
        </w:rPr>
        <w:t>?</w:t>
      </w:r>
      <w:r w:rsidRPr="00712184">
        <w:rPr>
          <w:rFonts w:cs="Tahoma"/>
          <w:lang w:val="el-GR" w:eastAsia="el-GR"/>
        </w:rPr>
        <w:t xml:space="preserve">                                       </w:t>
      </w:r>
    </w:p>
    <w:p w:rsidRPr="00712184" w:rsidR="00162388" w:rsidP="00162388" w:rsidRDefault="00162388" w14:paraId="7D4FD77A" w14:textId="77777777">
      <w:pPr>
        <w:spacing w:before="100" w:beforeAutospacing="1" w:after="100" w:afterAutospacing="1" w:line="240" w:lineRule="auto"/>
        <w:rPr>
          <w:rFonts w:cs="Tahoma"/>
          <w:lang w:val="el-GR" w:eastAsia="el-GR"/>
        </w:rPr>
      </w:pPr>
      <w:r w:rsidRPr="00712184">
        <w:rPr>
          <w:rFonts w:cs="Tahoma"/>
          <w:lang w:val="el-GR" w:eastAsia="el-GR"/>
        </w:rPr>
        <w:t xml:space="preserve"> Λύνουμε αυτό το πρόβλημα με σκοπό να δοκιμάσουμε τους ασκούμενους σε γνωστικά αντικείμενα και να ενδυναμώσουμε τα Β</w:t>
      </w:r>
      <w:r w:rsidRPr="00712184">
        <w:rPr>
          <w:rFonts w:cs="Tahoma"/>
          <w:lang w:eastAsia="el-GR"/>
        </w:rPr>
        <w:t>Us</w:t>
      </w:r>
      <w:r w:rsidRPr="00712184">
        <w:rPr>
          <w:rFonts w:cs="Tahoma"/>
          <w:lang w:val="el-GR" w:eastAsia="el-GR"/>
        </w:rPr>
        <w:t xml:space="preserve"> με νέους εργαζόμενους (</w:t>
      </w:r>
      <w:r w:rsidRPr="00712184">
        <w:rPr>
          <w:rFonts w:cs="Tahoma"/>
          <w:lang w:eastAsia="el-GR"/>
        </w:rPr>
        <w:t>innovative</w:t>
      </w:r>
      <w:r w:rsidRPr="00712184">
        <w:rPr>
          <w:rFonts w:cs="Tahoma"/>
          <w:lang w:val="el-GR" w:eastAsia="el-GR"/>
        </w:rPr>
        <w:t xml:space="preserve">) που θα </w:t>
      </w:r>
      <w:proofErr w:type="spellStart"/>
      <w:r w:rsidRPr="00712184">
        <w:rPr>
          <w:rFonts w:cs="Tahoma"/>
          <w:lang w:val="el-GR" w:eastAsia="el-GR"/>
        </w:rPr>
        <w:t>απορροφηθούν</w:t>
      </w:r>
      <w:proofErr w:type="spellEnd"/>
      <w:r w:rsidRPr="00712184">
        <w:rPr>
          <w:rFonts w:cs="Tahoma"/>
          <w:lang w:val="el-GR" w:eastAsia="el-GR"/>
        </w:rPr>
        <w:t xml:space="preserve">  από τα αρμόδια τμήματα και θα συμβάλλουν αποτελεσματικά στην επίτευξη των αντίστοιχων προ απαιτούμενων έργων της εταιρίας.</w:t>
      </w:r>
    </w:p>
    <w:p w:rsidRPr="00712184" w:rsidR="00162388" w:rsidP="00162388" w:rsidRDefault="00162388" w14:paraId="5A424A49" w14:textId="77777777">
      <w:pPr>
        <w:spacing w:before="100" w:beforeAutospacing="1" w:after="100" w:afterAutospacing="1" w:line="240" w:lineRule="auto"/>
        <w:rPr>
          <w:rFonts w:cs="Tahoma"/>
          <w:b/>
          <w:bCs/>
          <w:lang w:val="el-GR" w:eastAsia="el-GR"/>
        </w:rPr>
      </w:pPr>
      <w:r w:rsidRPr="00712184">
        <w:rPr>
          <w:rFonts w:cs="Tahoma"/>
          <w:b/>
          <w:bCs/>
          <w:lang w:val="en-US" w:eastAsia="el-GR"/>
        </w:rPr>
        <w:lastRenderedPageBreak/>
        <w:t xml:space="preserve">How are we solving this issue? What alternatives did we consider? </w:t>
      </w:r>
      <w:r w:rsidRPr="00712184">
        <w:rPr>
          <w:rFonts w:cs="Tahoma"/>
          <w:b/>
          <w:bCs/>
          <w:lang w:eastAsia="el-GR"/>
        </w:rPr>
        <w:t>Why</w:t>
      </w:r>
      <w:r w:rsidRPr="00712184">
        <w:rPr>
          <w:rFonts w:cs="Tahoma"/>
          <w:b/>
          <w:bCs/>
          <w:lang w:val="el-GR" w:eastAsia="el-GR"/>
        </w:rPr>
        <w:t xml:space="preserve"> </w:t>
      </w:r>
      <w:r w:rsidRPr="00712184">
        <w:rPr>
          <w:rFonts w:cs="Tahoma"/>
          <w:b/>
          <w:bCs/>
          <w:lang w:eastAsia="el-GR"/>
        </w:rPr>
        <w:t>did</w:t>
      </w:r>
      <w:r w:rsidRPr="00712184">
        <w:rPr>
          <w:rFonts w:cs="Tahoma"/>
          <w:b/>
          <w:bCs/>
          <w:lang w:val="el-GR" w:eastAsia="el-GR"/>
        </w:rPr>
        <w:t xml:space="preserve"> </w:t>
      </w:r>
      <w:r w:rsidRPr="00712184">
        <w:rPr>
          <w:rFonts w:cs="Tahoma"/>
          <w:b/>
          <w:bCs/>
          <w:lang w:eastAsia="el-GR"/>
        </w:rPr>
        <w:t>we</w:t>
      </w:r>
      <w:r w:rsidRPr="00712184">
        <w:rPr>
          <w:rFonts w:cs="Tahoma"/>
          <w:b/>
          <w:bCs/>
          <w:lang w:val="el-GR" w:eastAsia="el-GR"/>
        </w:rPr>
        <w:t xml:space="preserve"> </w:t>
      </w:r>
      <w:r w:rsidRPr="00712184">
        <w:rPr>
          <w:rFonts w:cs="Tahoma"/>
          <w:b/>
          <w:bCs/>
          <w:lang w:eastAsia="el-GR"/>
        </w:rPr>
        <w:t>land</w:t>
      </w:r>
      <w:r w:rsidRPr="00712184">
        <w:rPr>
          <w:rFonts w:cs="Tahoma"/>
          <w:b/>
          <w:bCs/>
          <w:lang w:val="el-GR" w:eastAsia="el-GR"/>
        </w:rPr>
        <w:t xml:space="preserve"> </w:t>
      </w:r>
      <w:r w:rsidRPr="00712184">
        <w:rPr>
          <w:rFonts w:cs="Tahoma"/>
          <w:b/>
          <w:bCs/>
          <w:lang w:eastAsia="el-GR"/>
        </w:rPr>
        <w:t>with</w:t>
      </w:r>
      <w:r w:rsidRPr="00712184">
        <w:rPr>
          <w:rFonts w:cs="Tahoma"/>
          <w:b/>
          <w:bCs/>
          <w:lang w:val="el-GR" w:eastAsia="el-GR"/>
        </w:rPr>
        <w:t xml:space="preserve"> </w:t>
      </w:r>
      <w:r w:rsidRPr="00712184">
        <w:rPr>
          <w:rFonts w:cs="Tahoma"/>
          <w:b/>
          <w:bCs/>
          <w:lang w:eastAsia="el-GR"/>
        </w:rPr>
        <w:t>this</w:t>
      </w:r>
      <w:r w:rsidRPr="00712184">
        <w:rPr>
          <w:rFonts w:cs="Tahoma"/>
          <w:b/>
          <w:bCs/>
          <w:lang w:val="el-GR" w:eastAsia="el-GR"/>
        </w:rPr>
        <w:t xml:space="preserve">? </w:t>
      </w:r>
    </w:p>
    <w:p w:rsidRPr="00712184" w:rsidR="00162388" w:rsidP="00162388" w:rsidRDefault="00162388" w14:paraId="59829426" w14:textId="00FB84FE">
      <w:pPr>
        <w:spacing w:before="100" w:beforeAutospacing="1" w:after="100" w:afterAutospacing="1" w:line="240" w:lineRule="auto"/>
        <w:rPr>
          <w:rFonts w:cs="Tahoma"/>
          <w:lang w:val="el-GR" w:eastAsia="el-GR"/>
        </w:rPr>
      </w:pPr>
      <w:r w:rsidRPr="00712184">
        <w:rPr>
          <w:rFonts w:cs="Tahoma"/>
          <w:lang w:val="el-GR" w:eastAsia="el-GR"/>
        </w:rPr>
        <w:t xml:space="preserve">Επιλύουμε αυτό το πρόβλημα αναλύοντας το στις παρακάτω φάσεις (Συλλογή Απαιτήσεων, Αξιολόγηση Βιογραφικών, Συνέντευξη, Αξιολόγηση </w:t>
      </w:r>
      <w:r w:rsidRPr="00712184">
        <w:rPr>
          <w:rFonts w:cs="Tahoma"/>
          <w:lang w:eastAsia="el-GR"/>
        </w:rPr>
        <w:t>Problem</w:t>
      </w:r>
      <w:r w:rsidRPr="00712184">
        <w:rPr>
          <w:rFonts w:cs="Tahoma"/>
          <w:lang w:val="el-GR" w:eastAsia="el-GR"/>
        </w:rPr>
        <w:t xml:space="preserve"> </w:t>
      </w:r>
      <w:r w:rsidRPr="00712184">
        <w:rPr>
          <w:rFonts w:cs="Tahoma"/>
          <w:lang w:eastAsia="el-GR"/>
        </w:rPr>
        <w:t>Statement</w:t>
      </w:r>
      <w:r w:rsidRPr="00712184">
        <w:rPr>
          <w:rFonts w:cs="Tahoma"/>
          <w:lang w:val="el-GR" w:eastAsia="el-GR"/>
        </w:rPr>
        <w:t>, Πρακτική Άσκηση, Παρουσίαση Έργου και Τελική Αξιολόγηση).</w:t>
      </w:r>
    </w:p>
    <w:p w:rsidRPr="00712184" w:rsidR="00040BAD" w:rsidP="00162388" w:rsidRDefault="00162388" w14:paraId="304669E6" w14:textId="77777777">
      <w:pPr>
        <w:spacing w:before="100" w:beforeAutospacing="1" w:after="100" w:afterAutospacing="1" w:line="240" w:lineRule="auto"/>
        <w:rPr>
          <w:rFonts w:cs="Tahoma"/>
          <w:lang w:val="el-GR" w:eastAsia="el-GR"/>
        </w:rPr>
      </w:pPr>
      <w:r w:rsidRPr="00712184">
        <w:rPr>
          <w:rFonts w:cs="Tahoma"/>
          <w:b/>
          <w:bCs/>
          <w:lang w:val="en-US" w:eastAsia="el-GR"/>
        </w:rPr>
        <w:t>How will we know that we’ve solved this issue? What</w:t>
      </w:r>
      <w:r w:rsidRPr="00712184">
        <w:rPr>
          <w:rFonts w:cs="Tahoma"/>
          <w:b/>
          <w:bCs/>
          <w:lang w:val="el-GR" w:eastAsia="el-GR"/>
        </w:rPr>
        <w:t xml:space="preserve"> </w:t>
      </w:r>
      <w:r w:rsidRPr="00712184">
        <w:rPr>
          <w:rFonts w:cs="Tahoma"/>
          <w:b/>
          <w:bCs/>
          <w:lang w:val="en-US" w:eastAsia="el-GR"/>
        </w:rPr>
        <w:t>will</w:t>
      </w:r>
      <w:r w:rsidRPr="00712184">
        <w:rPr>
          <w:rFonts w:cs="Tahoma"/>
          <w:b/>
          <w:bCs/>
          <w:lang w:val="el-GR" w:eastAsia="el-GR"/>
        </w:rPr>
        <w:t xml:space="preserve"> </w:t>
      </w:r>
      <w:r w:rsidRPr="00712184">
        <w:rPr>
          <w:rFonts w:cs="Tahoma"/>
          <w:b/>
          <w:bCs/>
          <w:lang w:val="en-US" w:eastAsia="el-GR"/>
        </w:rPr>
        <w:t>we</w:t>
      </w:r>
      <w:r w:rsidRPr="00712184">
        <w:rPr>
          <w:rFonts w:cs="Tahoma"/>
          <w:b/>
          <w:bCs/>
          <w:lang w:val="el-GR" w:eastAsia="el-GR"/>
        </w:rPr>
        <w:t xml:space="preserve"> </w:t>
      </w:r>
      <w:r w:rsidRPr="00712184">
        <w:rPr>
          <w:rFonts w:cs="Tahoma"/>
          <w:b/>
          <w:bCs/>
          <w:lang w:val="en-US" w:eastAsia="el-GR"/>
        </w:rPr>
        <w:t>measure</w:t>
      </w:r>
      <w:r w:rsidRPr="00712184">
        <w:rPr>
          <w:rFonts w:cs="Tahoma"/>
          <w:b/>
          <w:bCs/>
          <w:lang w:val="el-GR" w:eastAsia="el-GR"/>
        </w:rPr>
        <w:t>?</w:t>
      </w:r>
      <w:r w:rsidRPr="00712184">
        <w:rPr>
          <w:rFonts w:cs="Tahoma"/>
          <w:lang w:val="el-GR" w:eastAsia="el-GR"/>
        </w:rPr>
        <w:t xml:space="preserve">                     </w:t>
      </w:r>
      <w:r w:rsidRPr="00712184" w:rsidR="00040BAD">
        <w:rPr>
          <w:rFonts w:cs="Tahoma"/>
          <w:lang w:val="el-GR" w:eastAsia="el-GR"/>
        </w:rPr>
        <w:t xml:space="preserve"> </w:t>
      </w:r>
    </w:p>
    <w:p w:rsidRPr="00712184" w:rsidR="00162388" w:rsidP="00162388" w:rsidRDefault="00162388" w14:paraId="017A618E" w14:textId="129A2B88">
      <w:pPr>
        <w:spacing w:before="100" w:beforeAutospacing="1" w:after="100" w:afterAutospacing="1" w:line="240" w:lineRule="auto"/>
        <w:rPr>
          <w:rFonts w:cs="Tahoma"/>
          <w:lang w:val="el-GR" w:eastAsia="el-GR"/>
        </w:rPr>
      </w:pPr>
      <w:r w:rsidRPr="00712184">
        <w:rPr>
          <w:rFonts w:cs="Tahoma"/>
          <w:lang w:val="el-GR" w:eastAsia="el-GR"/>
        </w:rPr>
        <w:t xml:space="preserve">Θα </w:t>
      </w:r>
      <w:r w:rsidRPr="00712184" w:rsidR="00040BAD">
        <w:rPr>
          <w:rFonts w:cs="Tahoma"/>
          <w:lang w:val="el-GR" w:eastAsia="el-GR"/>
        </w:rPr>
        <w:t xml:space="preserve">ξέρουμε ότι έχουμε λύσει αυτό το πρόβλημα ελέγχοντας τους ποσοτικούς και ποιοτικούς δείκτες απόδοσης </w:t>
      </w:r>
      <w:r w:rsidRPr="00712184">
        <w:rPr>
          <w:rFonts w:cs="Tahoma"/>
          <w:lang w:val="el-GR" w:eastAsia="el-GR"/>
        </w:rPr>
        <w:t>(</w:t>
      </w:r>
      <w:r w:rsidRPr="00712184">
        <w:rPr>
          <w:rFonts w:cs="Tahoma"/>
          <w:lang w:val="en-US" w:eastAsia="el-GR"/>
        </w:rPr>
        <w:t>quantitative</w:t>
      </w:r>
      <w:r w:rsidRPr="00712184">
        <w:rPr>
          <w:rFonts w:cs="Tahoma"/>
          <w:lang w:val="el-GR" w:eastAsia="el-GR"/>
        </w:rPr>
        <w:t xml:space="preserve"> </w:t>
      </w:r>
      <w:r w:rsidRPr="00712184">
        <w:rPr>
          <w:rFonts w:cs="Tahoma"/>
          <w:lang w:val="en-US" w:eastAsia="el-GR"/>
        </w:rPr>
        <w:t>KPIs</w:t>
      </w:r>
      <w:r w:rsidRPr="00712184">
        <w:rPr>
          <w:rFonts w:cs="Tahoma"/>
          <w:lang w:val="el-GR" w:eastAsia="el-GR"/>
        </w:rPr>
        <w:t xml:space="preserve">’, </w:t>
      </w:r>
      <w:r w:rsidRPr="00712184">
        <w:rPr>
          <w:rFonts w:cs="Tahoma"/>
          <w:lang w:val="en-US" w:eastAsia="el-GR"/>
        </w:rPr>
        <w:t>qualitative</w:t>
      </w:r>
      <w:r w:rsidRPr="00712184">
        <w:rPr>
          <w:rFonts w:cs="Tahoma"/>
          <w:lang w:val="el-GR" w:eastAsia="el-GR"/>
        </w:rPr>
        <w:t xml:space="preserve"> </w:t>
      </w:r>
      <w:r w:rsidRPr="00712184">
        <w:rPr>
          <w:rFonts w:cs="Tahoma"/>
          <w:lang w:val="en-US" w:eastAsia="el-GR"/>
        </w:rPr>
        <w:t>KPIs</w:t>
      </w:r>
      <w:r w:rsidRPr="00712184">
        <w:rPr>
          <w:rFonts w:cs="Tahoma"/>
          <w:lang w:val="el-GR" w:eastAsia="el-GR"/>
        </w:rPr>
        <w:t>’)</w:t>
      </w:r>
    </w:p>
    <w:p w:rsidRPr="00712184" w:rsidR="00162388" w:rsidP="00162388" w:rsidRDefault="00162388" w14:paraId="6DD806C4" w14:textId="77777777">
      <w:pPr>
        <w:rPr>
          <w:rFonts w:cs="Tahoma"/>
          <w:lang w:val="el-GR"/>
        </w:rPr>
      </w:pPr>
    </w:p>
    <w:p w:rsidRPr="00712184" w:rsidR="004C2D58" w:rsidRDefault="001204D2" w14:paraId="584B9D4D" w14:textId="4E617CD5">
      <w:pPr>
        <w:pStyle w:val="Heading2"/>
        <w:rPr>
          <w:lang w:val="el-GR"/>
        </w:rPr>
      </w:pPr>
      <w:r w:rsidRPr="00712184">
        <w:rPr>
          <w:lang w:val="el-GR"/>
        </w:rPr>
        <w:t xml:space="preserve">ΔΙΑΔΙΚΑΣΙΑ </w:t>
      </w:r>
    </w:p>
    <w:p w:rsidRPr="00712184" w:rsidR="00040BAD" w:rsidP="00040BAD" w:rsidRDefault="00040BAD" w14:paraId="75793325" w14:textId="77777777">
      <w:pPr>
        <w:spacing w:before="100" w:beforeAutospacing="1" w:after="100" w:afterAutospacing="1" w:line="240" w:lineRule="auto"/>
        <w:rPr>
          <w:rFonts w:cs="Tahoma"/>
          <w:lang w:val="el-GR" w:eastAsia="el-GR"/>
        </w:rPr>
      </w:pPr>
      <w:r w:rsidRPr="00712184">
        <w:rPr>
          <w:rFonts w:cs="Tahoma"/>
          <w:lang w:val="el-GR" w:eastAsia="el-GR"/>
        </w:rPr>
        <w:t xml:space="preserve">Στην συγκεκριμένη ενότητα περιγράφονται οι φάσεις /στάδια του </w:t>
      </w:r>
      <w:r w:rsidRPr="00712184">
        <w:rPr>
          <w:rFonts w:cs="Tahoma"/>
          <w:lang w:eastAsia="el-GR"/>
        </w:rPr>
        <w:t>Internship</w:t>
      </w:r>
      <w:r w:rsidRPr="00712184">
        <w:rPr>
          <w:rFonts w:cs="Tahoma"/>
          <w:lang w:val="el-GR" w:eastAsia="el-GR"/>
        </w:rPr>
        <w:t xml:space="preserve"> προγράμματος</w:t>
      </w:r>
    </w:p>
    <w:p w:rsidRPr="00712184" w:rsidR="00040BAD" w:rsidP="00576C50" w:rsidRDefault="00040BAD" w14:paraId="45AC077B" w14:textId="79588EC1">
      <w:pPr>
        <w:numPr>
          <w:ilvl w:val="0"/>
          <w:numId w:val="85"/>
        </w:numPr>
        <w:spacing w:before="100" w:beforeAutospacing="1" w:after="100" w:afterAutospacing="1" w:line="240" w:lineRule="auto"/>
        <w:ind w:left="714" w:hanging="357"/>
        <w:rPr>
          <w:rFonts w:cs="Tahoma"/>
          <w:lang w:val="el-GR" w:eastAsia="el-GR"/>
        </w:rPr>
      </w:pPr>
      <w:r w:rsidRPr="00712184">
        <w:rPr>
          <w:rFonts w:cs="Tahoma"/>
          <w:b/>
          <w:bCs/>
          <w:lang w:val="el-GR" w:eastAsia="el-GR"/>
        </w:rPr>
        <w:t>Φάση Α:</w:t>
      </w:r>
      <w:r w:rsidRPr="00712184">
        <w:rPr>
          <w:rFonts w:cs="Tahoma"/>
          <w:lang w:val="el-GR" w:eastAsia="el-GR"/>
        </w:rPr>
        <w:t xml:space="preserve"> Συλλογή Απαιτήσεων</w:t>
      </w:r>
      <w:r w:rsidRPr="00712184" w:rsidR="00576C50">
        <w:rPr>
          <w:rFonts w:cs="Tahoma"/>
          <w:lang w:val="el-GR" w:eastAsia="el-GR"/>
        </w:rPr>
        <w:t xml:space="preserve">, όπου </w:t>
      </w:r>
      <w:r w:rsidRPr="00712184">
        <w:rPr>
          <w:rFonts w:cs="Tahoma"/>
          <w:lang w:val="el-GR" w:eastAsia="el-GR"/>
        </w:rPr>
        <w:t>καθορίζονται οι ανάγκες των τμημάτων ανά περιοχή ενδιαφέροντος με σκοπό</w:t>
      </w:r>
      <w:ins w:author="Tsoumaka Erasmia" w:date="2023-07-26T10:01:00Z" w:id="8">
        <w:r w:rsidRPr="00712184" w:rsidR="00576C50">
          <w:rPr>
            <w:rFonts w:cs="Tahoma"/>
            <w:lang w:val="el-GR" w:eastAsia="el-GR"/>
          </w:rPr>
          <w:t xml:space="preserve"> τη δημιουργία</w:t>
        </w:r>
      </w:ins>
      <w:del w:author="Tsoumaka Erasmia" w:date="2023-07-26T10:01:00Z" w:id="9">
        <w:r w:rsidRPr="00712184" w:rsidDel="00576C50">
          <w:rPr>
            <w:rFonts w:cs="Tahoma"/>
            <w:lang w:val="el-GR" w:eastAsia="el-GR"/>
          </w:rPr>
          <w:delText xml:space="preserve"> να δημιουργηθούν τα αντίστοιχα</w:delText>
        </w:r>
      </w:del>
      <w:r w:rsidRPr="00712184">
        <w:rPr>
          <w:rFonts w:cs="Tahoma"/>
          <w:lang w:val="el-GR" w:eastAsia="el-GR"/>
        </w:rPr>
        <w:t xml:space="preserve"> </w:t>
      </w:r>
      <w:r w:rsidRPr="00712184">
        <w:rPr>
          <w:rFonts w:cs="Tahoma"/>
          <w:lang w:eastAsia="el-GR"/>
        </w:rPr>
        <w:t>Job</w:t>
      </w:r>
      <w:r w:rsidRPr="00712184">
        <w:rPr>
          <w:rFonts w:cs="Tahoma"/>
          <w:lang w:val="el-GR" w:eastAsia="el-GR"/>
        </w:rPr>
        <w:t xml:space="preserve"> </w:t>
      </w:r>
      <w:r w:rsidRPr="00712184">
        <w:rPr>
          <w:rFonts w:cs="Tahoma"/>
          <w:lang w:eastAsia="el-GR"/>
        </w:rPr>
        <w:t>Description</w:t>
      </w:r>
      <w:r w:rsidRPr="00712184">
        <w:rPr>
          <w:rFonts w:cs="Tahoma"/>
          <w:lang w:val="el-GR" w:eastAsia="el-GR"/>
        </w:rPr>
        <w:t>.</w:t>
      </w:r>
    </w:p>
    <w:p w:rsidRPr="00712184" w:rsidR="00040BAD" w:rsidP="00040BAD" w:rsidRDefault="00040BAD" w14:paraId="73A7C908" w14:textId="018CF33D">
      <w:pPr>
        <w:numPr>
          <w:ilvl w:val="0"/>
          <w:numId w:val="85"/>
        </w:numPr>
        <w:spacing w:before="100" w:beforeAutospacing="1" w:after="100" w:afterAutospacing="1" w:line="240" w:lineRule="auto"/>
        <w:ind w:left="714" w:hanging="357"/>
        <w:rPr>
          <w:rFonts w:cs="Tahoma"/>
          <w:lang w:val="el-GR" w:eastAsia="el-GR"/>
        </w:rPr>
      </w:pPr>
      <w:r w:rsidRPr="00712184">
        <w:rPr>
          <w:rFonts w:cs="Tahoma"/>
          <w:b/>
          <w:bCs/>
          <w:lang w:val="el-GR" w:eastAsia="el-GR"/>
        </w:rPr>
        <w:t>Φάση Β :</w:t>
      </w:r>
      <w:r w:rsidRPr="00712184">
        <w:rPr>
          <w:rFonts w:cs="Tahoma"/>
          <w:lang w:val="el-GR" w:eastAsia="el-GR"/>
        </w:rPr>
        <w:t xml:space="preserve"> Αρχική Αξιολόγηση Υποψηφίου </w:t>
      </w:r>
      <w:ins w:author="Tsoumaka Erasmia" w:date="2023-07-26T10:01:00Z" w:id="10">
        <w:r w:rsidRPr="00712184" w:rsidR="00576C50">
          <w:rPr>
            <w:rFonts w:cs="Tahoma"/>
            <w:lang w:val="el-GR" w:eastAsia="el-GR"/>
          </w:rPr>
          <w:t xml:space="preserve">η </w:t>
        </w:r>
      </w:ins>
      <w:ins w:author="Tsoumaka Erasmia" w:date="2023-07-26T10:02:00Z" w:id="11">
        <w:r w:rsidRPr="00712184" w:rsidR="00576C50">
          <w:rPr>
            <w:rFonts w:cs="Tahoma"/>
            <w:lang w:val="el-GR" w:eastAsia="el-GR"/>
          </w:rPr>
          <w:t xml:space="preserve">οποία </w:t>
        </w:r>
      </w:ins>
      <w:r w:rsidRPr="00712184">
        <w:rPr>
          <w:rFonts w:cs="Tahoma"/>
          <w:lang w:val="el-GR" w:eastAsia="el-GR"/>
        </w:rPr>
        <w:t xml:space="preserve">αποτελείται από τις παρακάτω </w:t>
      </w:r>
      <w:proofErr w:type="spellStart"/>
      <w:ins w:author="Tsoumaka Erasmia" w:date="2023-07-26T10:02:00Z" w:id="12">
        <w:r w:rsidRPr="00712184" w:rsidR="00576C50">
          <w:rPr>
            <w:rFonts w:cs="Tahoma"/>
            <w:lang w:val="el-GR" w:eastAsia="el-GR"/>
          </w:rPr>
          <w:t>υπο</w:t>
        </w:r>
        <w:proofErr w:type="spellEnd"/>
        <w:r w:rsidRPr="00712184" w:rsidR="00576C50">
          <w:rPr>
            <w:rFonts w:cs="Tahoma"/>
            <w:lang w:val="el-GR" w:eastAsia="el-GR"/>
          </w:rPr>
          <w:t>-φάσεις</w:t>
        </w:r>
      </w:ins>
      <w:del w:author="Tsoumaka Erasmia" w:date="2023-07-26T10:02:00Z" w:id="13">
        <w:r w:rsidRPr="00712184" w:rsidDel="00576C50">
          <w:rPr>
            <w:rFonts w:cs="Tahoma"/>
            <w:lang w:eastAsia="el-GR"/>
          </w:rPr>
          <w:delText>sub</w:delText>
        </w:r>
        <w:r w:rsidRPr="00712184" w:rsidDel="00576C50">
          <w:rPr>
            <w:rFonts w:cs="Tahoma"/>
            <w:lang w:val="el-GR" w:eastAsia="el-GR"/>
          </w:rPr>
          <w:delText>-</w:delText>
        </w:r>
        <w:r w:rsidRPr="00712184" w:rsidDel="00576C50">
          <w:rPr>
            <w:rFonts w:cs="Tahoma"/>
            <w:lang w:eastAsia="el-GR"/>
          </w:rPr>
          <w:delText>phases</w:delText>
        </w:r>
      </w:del>
      <w:r w:rsidRPr="00712184">
        <w:rPr>
          <w:rFonts w:cs="Tahoma"/>
          <w:lang w:val="el-GR" w:eastAsia="el-GR"/>
        </w:rPr>
        <w:t xml:space="preserve">: </w:t>
      </w:r>
    </w:p>
    <w:p w:rsidRPr="00712184" w:rsidR="00040BAD" w:rsidP="00040BAD" w:rsidRDefault="00576C50" w14:paraId="06D81F76" w14:textId="02AED17C">
      <w:pPr>
        <w:numPr>
          <w:ilvl w:val="1"/>
          <w:numId w:val="85"/>
        </w:numPr>
        <w:spacing w:before="100" w:beforeAutospacing="1" w:after="100" w:afterAutospacing="1" w:line="240" w:lineRule="auto"/>
        <w:ind w:left="1434" w:hanging="357"/>
        <w:rPr>
          <w:rFonts w:cs="Tahoma"/>
          <w:lang w:val="el-GR" w:eastAsia="el-GR"/>
        </w:rPr>
      </w:pPr>
      <w:ins w:author="Tsoumaka Erasmia" w:date="2023-07-26T10:03:00Z" w:id="14">
        <w:r w:rsidRPr="00712184">
          <w:rPr>
            <w:rFonts w:cs="Tahoma"/>
            <w:lang w:val="el-GR" w:eastAsia="el-GR"/>
            <w:rPrChange w:author="Tsoumaka Erasmia" w:date="2023-07-26T10:03:00Z" w:id="15">
              <w:rPr>
                <w:rFonts w:ascii="Times New Roman" w:hAnsi="Times New Roman"/>
                <w:b/>
                <w:bCs/>
                <w:sz w:val="24"/>
                <w:szCs w:val="24"/>
                <w:lang w:val="el-GR" w:eastAsia="el-GR"/>
              </w:rPr>
            </w:rPrChange>
          </w:rPr>
          <w:t xml:space="preserve">Στη </w:t>
        </w:r>
      </w:ins>
      <w:r w:rsidRPr="00712184" w:rsidR="00040BAD">
        <w:rPr>
          <w:rFonts w:cs="Tahoma"/>
          <w:b/>
          <w:bCs/>
          <w:lang w:val="el-GR" w:eastAsia="el-GR"/>
        </w:rPr>
        <w:t xml:space="preserve">Φάση </w:t>
      </w:r>
      <w:r w:rsidRPr="00712184" w:rsidR="00040BAD">
        <w:rPr>
          <w:rFonts w:cs="Tahoma"/>
          <w:b/>
          <w:bCs/>
          <w:lang w:eastAsia="el-GR"/>
        </w:rPr>
        <w:t>B</w:t>
      </w:r>
      <w:r w:rsidRPr="00712184" w:rsidR="00040BAD">
        <w:rPr>
          <w:rFonts w:cs="Tahoma"/>
          <w:b/>
          <w:bCs/>
          <w:lang w:val="el-GR" w:eastAsia="el-GR"/>
        </w:rPr>
        <w:t>1</w:t>
      </w:r>
      <w:ins w:author="Tsoumaka Erasmia" w:date="2023-07-26T10:03:00Z" w:id="16">
        <w:r w:rsidRPr="00712184">
          <w:rPr>
            <w:rFonts w:cs="Tahoma"/>
            <w:lang w:val="el-GR" w:eastAsia="el-GR"/>
          </w:rPr>
          <w:t xml:space="preserve"> έχουμε</w:t>
        </w:r>
      </w:ins>
      <w:del w:author="Tsoumaka Erasmia" w:date="2023-07-26T10:03:00Z" w:id="17">
        <w:r w:rsidRPr="00712184" w:rsidDel="00576C50" w:rsidR="00040BAD">
          <w:rPr>
            <w:rFonts w:cs="Tahoma"/>
            <w:lang w:val="el-GR" w:eastAsia="el-GR"/>
          </w:rPr>
          <w:delText xml:space="preserve"> :</w:delText>
        </w:r>
      </w:del>
      <w:r w:rsidRPr="00712184" w:rsidR="00040BAD">
        <w:rPr>
          <w:rFonts w:cs="Tahoma"/>
          <w:lang w:val="el-GR" w:eastAsia="el-GR"/>
        </w:rPr>
        <w:t xml:space="preserve"> Αξιολόγηση </w:t>
      </w:r>
      <w:ins w:author="Tsoumaka Erasmia" w:date="2023-07-26T10:03:00Z" w:id="18">
        <w:r w:rsidRPr="00712184">
          <w:rPr>
            <w:rFonts w:cs="Tahoma"/>
            <w:lang w:val="el-GR" w:eastAsia="el-GR"/>
          </w:rPr>
          <w:t xml:space="preserve">των </w:t>
        </w:r>
      </w:ins>
      <w:r w:rsidRPr="00712184" w:rsidR="00040BAD">
        <w:rPr>
          <w:rFonts w:cs="Tahoma"/>
          <w:lang w:val="el-GR" w:eastAsia="el-GR"/>
        </w:rPr>
        <w:t>Βιογραφικών</w:t>
      </w:r>
      <w:ins w:author="Tsoumaka Erasmia" w:date="2023-07-26T10:03:00Z" w:id="19">
        <w:r w:rsidRPr="00712184">
          <w:rPr>
            <w:rFonts w:cs="Tahoma"/>
            <w:lang w:val="el-GR" w:eastAsia="el-GR"/>
          </w:rPr>
          <w:t xml:space="preserve">, όπου </w:t>
        </w:r>
      </w:ins>
      <w:del w:author="Tsoumaka Erasmia" w:date="2023-07-26T10:03:00Z" w:id="20">
        <w:r w:rsidRPr="00712184" w:rsidDel="00576C50" w:rsidR="00040BAD">
          <w:rPr>
            <w:rFonts w:cs="Tahoma"/>
            <w:lang w:val="el-GR" w:eastAsia="el-GR"/>
          </w:rPr>
          <w:delText xml:space="preserve"> →</w:delText>
        </w:r>
      </w:del>
      <w:r w:rsidRPr="00712184" w:rsidR="00040BAD">
        <w:rPr>
          <w:rFonts w:cs="Tahoma"/>
          <w:lang w:val="el-GR" w:eastAsia="el-GR"/>
        </w:rPr>
        <w:t xml:space="preserve"> διενεργείται αρχική αξιολόγηση των υποβληθέντων βιογραφικών από τους </w:t>
      </w:r>
      <w:r w:rsidRPr="00712184" w:rsidR="00040BAD">
        <w:rPr>
          <w:rFonts w:cs="Tahoma"/>
          <w:u w:val="single"/>
          <w:lang w:eastAsia="el-GR"/>
        </w:rPr>
        <w:t>BU</w:t>
      </w:r>
      <w:r w:rsidRPr="00712184" w:rsidR="00040BAD">
        <w:rPr>
          <w:rFonts w:cs="Tahoma"/>
          <w:u w:val="single"/>
          <w:lang w:val="el-GR" w:eastAsia="el-GR"/>
        </w:rPr>
        <w:t xml:space="preserve"> </w:t>
      </w:r>
      <w:r w:rsidRPr="00712184" w:rsidR="00040BAD">
        <w:rPr>
          <w:rFonts w:cs="Tahoma"/>
          <w:u w:val="single"/>
          <w:lang w:eastAsia="el-GR"/>
        </w:rPr>
        <w:t>Instructor</w:t>
      </w:r>
      <w:r w:rsidRPr="00712184" w:rsidR="00040BAD">
        <w:rPr>
          <w:rFonts w:cs="Tahoma"/>
          <w:lang w:val="el-GR" w:eastAsia="el-GR"/>
        </w:rPr>
        <w:t xml:space="preserve"> και τον </w:t>
      </w:r>
      <w:r w:rsidRPr="00712184" w:rsidR="00040BAD">
        <w:rPr>
          <w:rFonts w:cs="Tahoma"/>
          <w:u w:val="single"/>
          <w:lang w:eastAsia="el-GR"/>
        </w:rPr>
        <w:t>HR</w:t>
      </w:r>
      <w:r w:rsidRPr="00712184" w:rsidR="00040BAD">
        <w:rPr>
          <w:rFonts w:cs="Tahoma"/>
          <w:u w:val="single"/>
          <w:lang w:val="el-GR" w:eastAsia="el-GR"/>
        </w:rPr>
        <w:t xml:space="preserve"> </w:t>
      </w:r>
      <w:r w:rsidRPr="00712184" w:rsidR="00040BAD">
        <w:rPr>
          <w:rFonts w:cs="Tahoma"/>
          <w:u w:val="single"/>
          <w:lang w:eastAsia="el-GR"/>
        </w:rPr>
        <w:t>Recruiter</w:t>
      </w:r>
      <w:r w:rsidRPr="00712184" w:rsidR="00040BAD">
        <w:rPr>
          <w:rFonts w:cs="Tahoma"/>
          <w:lang w:val="el-GR" w:eastAsia="el-GR"/>
        </w:rPr>
        <w:t>.</w:t>
      </w:r>
    </w:p>
    <w:p w:rsidRPr="00712184" w:rsidR="00040BAD" w:rsidP="00040BAD" w:rsidRDefault="00576C50" w14:paraId="2C3BA68B" w14:textId="5314027D">
      <w:pPr>
        <w:numPr>
          <w:ilvl w:val="1"/>
          <w:numId w:val="85"/>
        </w:numPr>
        <w:spacing w:before="100" w:beforeAutospacing="1" w:after="100" w:afterAutospacing="1" w:line="240" w:lineRule="auto"/>
        <w:ind w:left="1434" w:hanging="357"/>
        <w:rPr>
          <w:rFonts w:cs="Tahoma"/>
          <w:lang w:val="el-GR" w:eastAsia="el-GR"/>
        </w:rPr>
      </w:pPr>
      <w:ins w:author="Tsoumaka Erasmia" w:date="2023-07-26T10:03:00Z" w:id="21">
        <w:r w:rsidRPr="00712184">
          <w:rPr>
            <w:rFonts w:cs="Tahoma"/>
            <w:lang w:val="el-GR" w:eastAsia="el-GR"/>
            <w:rPrChange w:author="Tsoumaka Erasmia" w:date="2023-07-26T10:03:00Z" w:id="22">
              <w:rPr>
                <w:rFonts w:ascii="Times New Roman" w:hAnsi="Times New Roman"/>
                <w:b/>
                <w:bCs/>
                <w:sz w:val="24"/>
                <w:szCs w:val="24"/>
                <w:lang w:val="el-GR" w:eastAsia="el-GR"/>
              </w:rPr>
            </w:rPrChange>
          </w:rPr>
          <w:t>Στη</w:t>
        </w:r>
        <w:r w:rsidRPr="00712184">
          <w:rPr>
            <w:rFonts w:cs="Tahoma"/>
            <w:b/>
            <w:bCs/>
            <w:lang w:val="el-GR" w:eastAsia="el-GR"/>
          </w:rPr>
          <w:t xml:space="preserve"> </w:t>
        </w:r>
      </w:ins>
      <w:r w:rsidRPr="00712184" w:rsidR="00040BAD">
        <w:rPr>
          <w:rFonts w:cs="Tahoma"/>
          <w:b/>
          <w:bCs/>
          <w:lang w:val="el-GR" w:eastAsia="el-GR"/>
        </w:rPr>
        <w:t>Φάση Β2</w:t>
      </w:r>
      <w:ins w:author="Tsoumaka Erasmia" w:date="2023-07-26T10:03:00Z" w:id="23">
        <w:r w:rsidRPr="00712184">
          <w:rPr>
            <w:rFonts w:cs="Tahoma"/>
            <w:b/>
            <w:bCs/>
            <w:lang w:val="el-GR" w:eastAsia="el-GR"/>
          </w:rPr>
          <w:t xml:space="preserve"> </w:t>
        </w:r>
        <w:r w:rsidRPr="00712184">
          <w:rPr>
            <w:rFonts w:cs="Tahoma"/>
            <w:lang w:val="el-GR" w:eastAsia="el-GR"/>
            <w:rPrChange w:author="Tsoumaka Erasmia" w:date="2023-07-26T10:04:00Z" w:id="24">
              <w:rPr>
                <w:rFonts w:ascii="Times New Roman" w:hAnsi="Times New Roman"/>
                <w:b/>
                <w:bCs/>
                <w:sz w:val="24"/>
                <w:szCs w:val="24"/>
                <w:lang w:val="el-GR" w:eastAsia="el-GR"/>
              </w:rPr>
            </w:rPrChange>
          </w:rPr>
          <w:t>πραγματοποιείται</w:t>
        </w:r>
      </w:ins>
      <w:del w:author="Tsoumaka Erasmia" w:date="2023-07-26T10:03:00Z" w:id="25">
        <w:r w:rsidRPr="00712184" w:rsidDel="00576C50" w:rsidR="00040BAD">
          <w:rPr>
            <w:rFonts w:cs="Tahoma"/>
            <w:b/>
            <w:bCs/>
            <w:lang w:val="el-GR" w:eastAsia="el-GR"/>
          </w:rPr>
          <w:delText>:</w:delText>
        </w:r>
      </w:del>
      <w:r w:rsidRPr="00712184" w:rsidR="00040BAD">
        <w:rPr>
          <w:rFonts w:cs="Tahoma"/>
          <w:lang w:val="el-GR" w:eastAsia="el-GR"/>
        </w:rPr>
        <w:t xml:space="preserve"> </w:t>
      </w:r>
      <w:r w:rsidRPr="00712184" w:rsidR="00040BAD">
        <w:rPr>
          <w:rFonts w:cs="Tahoma"/>
          <w:lang w:eastAsia="el-GR"/>
        </w:rPr>
        <w:t>On</w:t>
      </w:r>
      <w:r w:rsidRPr="00712184" w:rsidR="00040BAD">
        <w:rPr>
          <w:rFonts w:cs="Tahoma"/>
          <w:lang w:val="el-GR" w:eastAsia="el-GR"/>
        </w:rPr>
        <w:t xml:space="preserve"> -</w:t>
      </w:r>
      <w:r w:rsidRPr="00712184" w:rsidR="00040BAD">
        <w:rPr>
          <w:rFonts w:cs="Tahoma"/>
          <w:lang w:eastAsia="el-GR"/>
        </w:rPr>
        <w:t>Line</w:t>
      </w:r>
      <w:r w:rsidRPr="00712184" w:rsidR="00040BAD">
        <w:rPr>
          <w:rFonts w:cs="Tahoma"/>
          <w:lang w:val="el-GR" w:eastAsia="el-GR"/>
        </w:rPr>
        <w:t xml:space="preserve"> Συνέντευξη</w:t>
      </w:r>
      <w:ins w:author="Tsoumaka Erasmia" w:date="2023-07-26T10:04:00Z" w:id="26">
        <w:r w:rsidRPr="00712184">
          <w:rPr>
            <w:rFonts w:cs="Tahoma"/>
            <w:lang w:val="el-GR" w:eastAsia="el-GR"/>
          </w:rPr>
          <w:t xml:space="preserve"> κατά την οποία </w:t>
        </w:r>
      </w:ins>
      <w:del w:author="Tsoumaka Erasmia" w:date="2023-07-26T10:04:00Z" w:id="27">
        <w:r w:rsidRPr="00712184" w:rsidDel="00576C50" w:rsidR="00040BAD">
          <w:rPr>
            <w:rFonts w:cs="Tahoma"/>
            <w:lang w:val="el-GR" w:eastAsia="el-GR"/>
          </w:rPr>
          <w:delText xml:space="preserve"> →</w:delText>
        </w:r>
      </w:del>
      <w:r w:rsidRPr="00712184" w:rsidR="00040BAD">
        <w:rPr>
          <w:rFonts w:cs="Tahoma"/>
          <w:lang w:val="el-GR" w:eastAsia="el-GR"/>
        </w:rPr>
        <w:t xml:space="preserve"> </w:t>
      </w:r>
      <w:r w:rsidRPr="00712184" w:rsidR="00040BAD">
        <w:rPr>
          <w:rFonts w:cs="Tahoma"/>
          <w:lang w:eastAsia="el-GR"/>
        </w:rPr>
        <w:t>o</w:t>
      </w:r>
      <w:r w:rsidRPr="00712184" w:rsidR="00040BAD">
        <w:rPr>
          <w:rFonts w:cs="Tahoma"/>
          <w:lang w:val="el-GR" w:eastAsia="el-GR"/>
        </w:rPr>
        <w:t xml:space="preserve"> </w:t>
      </w:r>
      <w:r w:rsidRPr="00712184" w:rsidR="00040BAD">
        <w:rPr>
          <w:rFonts w:cs="Tahoma"/>
          <w:u w:val="single"/>
          <w:lang w:eastAsia="el-GR"/>
        </w:rPr>
        <w:t>BU</w:t>
      </w:r>
      <w:r w:rsidRPr="00712184" w:rsidR="00040BAD">
        <w:rPr>
          <w:rFonts w:cs="Tahoma"/>
          <w:u w:val="single"/>
          <w:lang w:val="el-GR" w:eastAsia="el-GR"/>
        </w:rPr>
        <w:t xml:space="preserve"> </w:t>
      </w:r>
      <w:r w:rsidRPr="00712184" w:rsidR="00040BAD">
        <w:rPr>
          <w:rFonts w:cs="Tahoma"/>
          <w:u w:val="single"/>
          <w:lang w:eastAsia="el-GR"/>
        </w:rPr>
        <w:t>Instructor</w:t>
      </w:r>
      <w:r w:rsidRPr="00712184" w:rsidR="00040BAD">
        <w:rPr>
          <w:rFonts w:cs="Tahoma"/>
          <w:lang w:val="el-GR" w:eastAsia="el-GR"/>
        </w:rPr>
        <w:t xml:space="preserve"> και ο </w:t>
      </w:r>
      <w:r w:rsidRPr="00712184" w:rsidR="00040BAD">
        <w:rPr>
          <w:rFonts w:cs="Tahoma"/>
          <w:u w:val="single"/>
          <w:lang w:eastAsia="el-GR"/>
        </w:rPr>
        <w:t>HR</w:t>
      </w:r>
      <w:r w:rsidRPr="00712184" w:rsidR="00040BAD">
        <w:rPr>
          <w:rFonts w:cs="Tahoma"/>
          <w:u w:val="single"/>
          <w:lang w:val="el-GR" w:eastAsia="el-GR"/>
        </w:rPr>
        <w:t xml:space="preserve"> </w:t>
      </w:r>
      <w:r w:rsidRPr="00712184" w:rsidR="00040BAD">
        <w:rPr>
          <w:rFonts w:cs="Tahoma"/>
          <w:u w:val="single"/>
          <w:lang w:eastAsia="el-GR"/>
        </w:rPr>
        <w:t>Recruiter</w:t>
      </w:r>
      <w:r w:rsidRPr="00712184" w:rsidR="00040BAD">
        <w:rPr>
          <w:rFonts w:cs="Tahoma"/>
          <w:lang w:val="el-GR" w:eastAsia="el-GR"/>
        </w:rPr>
        <w:t xml:space="preserve"> πραγματοποιούν συνεντεύξεις με τους υποψηφίους για να αξιολογήσουν τις δεξιότητες και τα ενδιαφέροντά τους.</w:t>
      </w:r>
    </w:p>
    <w:p w:rsidRPr="00712184" w:rsidR="00040BAD" w:rsidDel="00576C50" w:rsidP="31FE47E4" w:rsidRDefault="00576C50" w14:paraId="0770F093" w14:textId="6C8454D4" w14:noSpellErr="1">
      <w:pPr>
        <w:numPr>
          <w:ilvl w:val="1"/>
          <w:numId w:val="85"/>
        </w:numPr>
        <w:spacing w:before="100" w:beforeAutospacing="on" w:after="100" w:afterAutospacing="on" w:line="240" w:lineRule="auto"/>
        <w:ind w:left="1434" w:hanging="357"/>
        <w:rPr>
          <w:del w:author="Tsoumaka Erasmia" w:date="2023-07-26T10:09:00Z" w:id="1432017061"/>
          <w:rFonts w:cs="Tahoma"/>
          <w:lang w:val="el-GR" w:eastAsia="el-GR"/>
        </w:rPr>
      </w:pPr>
      <w:ins w:author="Tsoumaka Erasmia" w:date="2023-07-26T10:06:00Z" w:id="1222170852">
        <w:r w:rsidRPr="31FE47E4" w:rsidR="00576C50">
          <w:rPr>
            <w:rFonts w:cs="Tahoma"/>
            <w:lang w:val="el-GR" w:eastAsia="el-GR"/>
            <w:rPrChange w:author="Tsoumaka Erasmia" w:date="2023-07-26T10:07:00Z" w:id="844135358">
              <w:rPr>
                <w:rFonts w:ascii="Times New Roman" w:hAnsi="Times New Roman"/>
                <w:b w:val="1"/>
                <w:bCs w:val="1"/>
                <w:sz w:val="24"/>
                <w:szCs w:val="24"/>
                <w:lang w:val="el-GR" w:eastAsia="el-GR"/>
              </w:rPr>
            </w:rPrChange>
          </w:rPr>
          <w:t>Στη</w:t>
        </w:r>
        <w:r w:rsidRPr="31FE47E4" w:rsidR="00576C50">
          <w:rPr>
            <w:rFonts w:cs="Tahoma"/>
            <w:b w:val="1"/>
            <w:bCs w:val="1"/>
            <w:lang w:val="el-GR" w:eastAsia="el-GR"/>
          </w:rPr>
          <w:t xml:space="preserve"> </w:t>
        </w:r>
      </w:ins>
      <w:r w:rsidRPr="31FE47E4" w:rsidR="00040BAD">
        <w:rPr>
          <w:rFonts w:cs="Tahoma"/>
          <w:b w:val="1"/>
          <w:bCs w:val="1"/>
          <w:lang w:val="el-GR" w:eastAsia="el-GR"/>
        </w:rPr>
        <w:t>Φάση Β3</w:t>
      </w:r>
      <w:ins w:author="Tsoumaka Erasmia" w:date="2023-07-26T10:07:00Z" w:id="1737162849">
        <w:r w:rsidRPr="31FE47E4" w:rsidR="00576C50">
          <w:rPr>
            <w:rFonts w:cs="Tahoma"/>
            <w:b w:val="1"/>
            <w:bCs w:val="1"/>
            <w:lang w:val="el-GR" w:eastAsia="el-GR"/>
          </w:rPr>
          <w:t xml:space="preserve"> </w:t>
        </w:r>
        <w:r w:rsidRPr="31FE47E4" w:rsidR="00576C50">
          <w:rPr>
            <w:rFonts w:cs="Tahoma"/>
            <w:lang w:val="el-GR" w:eastAsia="el-GR"/>
            <w:rPrChange w:author="Tsoumaka Erasmia" w:date="2023-07-26T10:07:00Z" w:id="1093533220">
              <w:rPr>
                <w:rFonts w:ascii="Times New Roman" w:hAnsi="Times New Roman"/>
                <w:b w:val="1"/>
                <w:bCs w:val="1"/>
                <w:sz w:val="24"/>
                <w:szCs w:val="24"/>
                <w:lang w:val="el-GR" w:eastAsia="el-GR"/>
              </w:rPr>
            </w:rPrChange>
          </w:rPr>
          <w:t>έχουμε το</w:t>
        </w:r>
        <w:r w:rsidRPr="31FE47E4" w:rsidR="00576C50">
          <w:rPr>
            <w:rFonts w:cs="Tahoma"/>
            <w:b w:val="1"/>
            <w:bCs w:val="1"/>
            <w:lang w:val="el-GR" w:eastAsia="el-GR"/>
          </w:rPr>
          <w:t xml:space="preserve"> </w:t>
        </w:r>
      </w:ins>
      <w:del w:author="Tsoumaka Erasmia" w:date="2023-07-26T10:07:00Z" w:id="668745373">
        <w:r w:rsidRPr="31FE47E4" w:rsidDel="00040BAD">
          <w:rPr>
            <w:rFonts w:cs="Tahoma"/>
            <w:b w:val="1"/>
            <w:bCs w:val="1"/>
            <w:lang w:val="el-GR" w:eastAsia="el-GR"/>
          </w:rPr>
          <w:delText>:</w:delText>
        </w:r>
      </w:del>
      <w:r w:rsidRPr="31FE47E4" w:rsidR="00040BAD">
        <w:rPr>
          <w:rFonts w:cs="Tahoma"/>
          <w:lang w:val="el-GR" w:eastAsia="el-GR"/>
        </w:rPr>
        <w:t xml:space="preserve"> </w:t>
      </w:r>
      <w:r w:rsidRPr="31FE47E4" w:rsidR="00040BAD">
        <w:rPr>
          <w:rFonts w:cs="Tahoma"/>
          <w:lang w:eastAsia="el-GR"/>
        </w:rPr>
        <w:t>Problem</w:t>
      </w:r>
      <w:r w:rsidRPr="31FE47E4" w:rsidR="00040BAD">
        <w:rPr>
          <w:rFonts w:cs="Tahoma"/>
          <w:lang w:val="el-GR" w:eastAsia="el-GR"/>
        </w:rPr>
        <w:t xml:space="preserve"> </w:t>
      </w:r>
      <w:r w:rsidRPr="31FE47E4" w:rsidR="00040BAD">
        <w:rPr>
          <w:rFonts w:cs="Tahoma"/>
          <w:lang w:eastAsia="el-GR"/>
        </w:rPr>
        <w:t>Statement</w:t>
      </w:r>
      <w:del w:author="Tsoumaka Erasmia" w:date="2023-07-26T10:07:00Z" w:id="541334864">
        <w:r w:rsidRPr="31FE47E4" w:rsidDel="00040BAD">
          <w:rPr>
            <w:rFonts w:cs="Tahoma"/>
            <w:lang w:val="el-GR" w:eastAsia="el-GR"/>
          </w:rPr>
          <w:delText xml:space="preserve"> </w:delText>
        </w:r>
      </w:del>
      <w:ins w:author="Tsoumaka Erasmia" w:date="2023-07-26T10:07:00Z" w:id="340448424">
        <w:r w:rsidRPr="31FE47E4" w:rsidR="00576C50">
          <w:rPr>
            <w:rFonts w:cs="Tahoma"/>
            <w:lang w:val="el-GR" w:eastAsia="el-GR"/>
          </w:rPr>
          <w:t xml:space="preserve">, </w:t>
        </w:r>
      </w:ins>
      <w:del w:author="Tsoumaka Erasmia" w:date="2023-07-26T10:07:00Z" w:id="573065264">
        <w:r w:rsidRPr="31FE47E4" w:rsidDel="00040BAD">
          <w:rPr>
            <w:rFonts w:cs="Tahoma"/>
            <w:lang w:val="el-GR" w:eastAsia="el-GR"/>
          </w:rPr>
          <w:delText xml:space="preserve">→ </w:delText>
        </w:r>
      </w:del>
      <w:r w:rsidRPr="31FE47E4" w:rsidR="00040BAD">
        <w:rPr>
          <w:rFonts w:cs="Tahoma"/>
          <w:lang w:eastAsia="el-GR"/>
        </w:rPr>
        <w:t>o</w:t>
      </w:r>
      <w:r w:rsidRPr="31FE47E4" w:rsidR="00040BAD">
        <w:rPr>
          <w:rFonts w:cs="Tahoma"/>
          <w:lang w:val="el-GR" w:eastAsia="el-GR"/>
        </w:rPr>
        <w:t xml:space="preserve"> υποψήφιος </w:t>
      </w:r>
      <w:ins w:author="Tsoumaka Erasmia" w:date="2023-07-26T10:07:00Z" w:id="1478232110">
        <w:r w:rsidRPr="31FE47E4" w:rsidR="00576C50">
          <w:rPr>
            <w:rFonts w:cs="Tahoma"/>
            <w:lang w:val="el-GR" w:eastAsia="el-GR"/>
          </w:rPr>
          <w:t xml:space="preserve">δηλαδή </w:t>
        </w:r>
      </w:ins>
      <w:r w:rsidRPr="31FE47E4" w:rsidR="00040BAD">
        <w:rPr>
          <w:rFonts w:cs="Tahoma"/>
          <w:lang w:val="el-GR" w:eastAsia="el-GR"/>
        </w:rPr>
        <w:t>υποβάλλει το θέμα της πρακτικής του στην περιοχή ενδιαφέροντος του τμήματος (</w:t>
      </w:r>
      <w:r w:rsidRPr="31FE47E4" w:rsidR="00040BAD">
        <w:rPr>
          <w:rFonts w:cs="Tahoma"/>
          <w:lang w:eastAsia="el-GR"/>
        </w:rPr>
        <w:t>IoT</w:t>
      </w:r>
      <w:r w:rsidRPr="31FE47E4" w:rsidR="00040BAD">
        <w:rPr>
          <w:rFonts w:cs="Tahoma"/>
          <w:lang w:val="el-GR" w:eastAsia="el-GR"/>
        </w:rPr>
        <w:t xml:space="preserve"> </w:t>
      </w:r>
      <w:r w:rsidRPr="31FE47E4" w:rsidR="00040BAD">
        <w:rPr>
          <w:rFonts w:cs="Tahoma"/>
          <w:lang w:eastAsia="el-GR"/>
        </w:rPr>
        <w:t>Platform</w:t>
      </w:r>
      <w:r w:rsidRPr="31FE47E4" w:rsidR="00040BAD">
        <w:rPr>
          <w:rFonts w:cs="Tahoma"/>
          <w:lang w:val="el-GR" w:eastAsia="el-GR"/>
        </w:rPr>
        <w:t xml:space="preserve"> ,</w:t>
      </w:r>
      <w:r w:rsidRPr="31FE47E4" w:rsidR="00040BAD">
        <w:rPr>
          <w:rFonts w:cs="Tahoma"/>
          <w:lang w:eastAsia="el-GR"/>
        </w:rPr>
        <w:t>Data</w:t>
      </w:r>
      <w:r w:rsidRPr="31FE47E4" w:rsidR="00040BAD">
        <w:rPr>
          <w:rFonts w:cs="Tahoma"/>
          <w:lang w:val="el-GR" w:eastAsia="el-GR"/>
        </w:rPr>
        <w:t xml:space="preserve">) </w:t>
      </w:r>
      <w:ins w:author="Tsoumaka Erasmia" w:date="2023-07-26T10:07:00Z" w:id="1789492328">
        <w:r w:rsidRPr="31FE47E4" w:rsidR="00576C50">
          <w:rPr>
            <w:rFonts w:cs="Tahoma"/>
            <w:lang w:val="el-GR" w:eastAsia="el-GR"/>
          </w:rPr>
          <w:t>και έπειτα</w:t>
        </w:r>
      </w:ins>
      <w:ins w:author="Tsoumaka Erasmia" w:date="2023-07-26T10:08:00Z" w:id="1472096251">
        <w:r w:rsidRPr="31FE47E4" w:rsidR="00576C50">
          <w:rPr>
            <w:rFonts w:cs="Tahoma"/>
            <w:lang w:val="el-GR" w:eastAsia="el-GR"/>
          </w:rPr>
          <w:t xml:space="preserve"> </w:t>
        </w:r>
      </w:ins>
      <w:del w:author="Tsoumaka Erasmia" w:date="2023-07-26T10:07:00Z" w:id="1538308717">
        <w:r w:rsidRPr="31FE47E4" w:rsidDel="00040BAD">
          <w:rPr>
            <w:rFonts w:cs="Tahoma"/>
            <w:lang w:val="el-GR" w:eastAsia="el-GR"/>
          </w:rPr>
          <w:delText>(</w:delText>
        </w:r>
        <w:r w:rsidRPr="31FE47E4" w:rsidDel="00040BAD">
          <w:rPr>
            <w:rFonts w:cs="Tahoma"/>
            <w:lang w:eastAsia="el-GR"/>
          </w:rPr>
          <w:delText>fill</w:delText>
        </w:r>
        <w:r w:rsidRPr="31FE47E4" w:rsidDel="00040BAD">
          <w:rPr>
            <w:rFonts w:cs="Tahoma"/>
            <w:lang w:val="el-GR" w:eastAsia="el-GR"/>
          </w:rPr>
          <w:delText>-</w:delText>
        </w:r>
        <w:r w:rsidRPr="31FE47E4" w:rsidDel="00040BAD">
          <w:rPr>
            <w:rFonts w:cs="Tahoma"/>
            <w:lang w:eastAsia="el-GR"/>
          </w:rPr>
          <w:delText>in</w:delText>
        </w:r>
        <w:r w:rsidRPr="31FE47E4" w:rsidDel="00040BAD">
          <w:rPr>
            <w:rFonts w:cs="Tahoma"/>
            <w:lang w:val="el-GR" w:eastAsia="el-GR"/>
          </w:rPr>
          <w:delText xml:space="preserve"> : </w:delText>
        </w:r>
        <w:r w:rsidRPr="31FE47E4" w:rsidDel="00040BAD">
          <w:rPr>
            <w:rFonts w:cs="Tahoma"/>
            <w:lang w:eastAsia="el-GR"/>
          </w:rPr>
          <w:delText>Problem</w:delText>
        </w:r>
        <w:r w:rsidRPr="31FE47E4" w:rsidDel="00040BAD">
          <w:rPr>
            <w:rFonts w:cs="Tahoma"/>
            <w:lang w:val="el-GR" w:eastAsia="el-GR"/>
          </w:rPr>
          <w:delText xml:space="preserve"> </w:delText>
        </w:r>
        <w:r w:rsidRPr="31FE47E4" w:rsidDel="00040BAD">
          <w:rPr>
            <w:rFonts w:cs="Tahoma"/>
            <w:lang w:eastAsia="el-GR"/>
          </w:rPr>
          <w:delText>template</w:delText>
        </w:r>
        <w:r w:rsidRPr="31FE47E4" w:rsidDel="00040BAD">
          <w:rPr>
            <w:rFonts w:cs="Tahoma"/>
            <w:lang w:val="el-GR" w:eastAsia="el-GR"/>
          </w:rPr>
          <w:delText xml:space="preserve">). </w:delText>
        </w:r>
      </w:del>
      <w:ins w:author="Tsoumaka Erasmia" w:date="2023-07-26T10:08:00Z" w:id="141403559">
        <w:r w:rsidRPr="31FE47E4" w:rsidR="00576C50">
          <w:rPr>
            <w:rFonts w:cs="Tahoma"/>
            <w:lang w:val="el-GR" w:eastAsia="el-GR"/>
          </w:rPr>
          <w:t>ο</w:t>
        </w:r>
      </w:ins>
      <w:del w:author="Tsoumaka Erasmia" w:date="2023-07-26T10:08:00Z" w:id="759939095">
        <w:r w:rsidRPr="31FE47E4" w:rsidDel="00040BAD">
          <w:rPr>
            <w:rFonts w:cs="Tahoma"/>
            <w:lang w:eastAsia="el-GR"/>
          </w:rPr>
          <w:delText>O</w:delText>
        </w:r>
      </w:del>
      <w:r w:rsidRPr="31FE47E4" w:rsidR="00040BAD">
        <w:rPr>
          <w:rFonts w:cs="Tahoma"/>
          <w:lang w:val="el-GR" w:eastAsia="el-GR"/>
        </w:rPr>
        <w:t xml:space="preserve"> </w:t>
      </w:r>
      <w:r w:rsidRPr="31FE47E4" w:rsidR="00040BAD">
        <w:rPr>
          <w:rFonts w:cs="Tahoma"/>
          <w:u w:val="single"/>
          <w:lang w:eastAsia="el-GR"/>
        </w:rPr>
        <w:t>BU</w:t>
      </w:r>
      <w:r w:rsidRPr="31FE47E4" w:rsidR="00040BAD">
        <w:rPr>
          <w:rFonts w:cs="Tahoma"/>
          <w:u w:val="single"/>
          <w:lang w:val="el-GR" w:eastAsia="el-GR"/>
        </w:rPr>
        <w:t xml:space="preserve"> </w:t>
      </w:r>
      <w:r w:rsidRPr="31FE47E4" w:rsidR="00040BAD">
        <w:rPr>
          <w:rFonts w:cs="Tahoma"/>
          <w:u w:val="single"/>
          <w:lang w:eastAsia="el-GR"/>
        </w:rPr>
        <w:t>Instructor</w:t>
      </w:r>
      <w:r w:rsidRPr="31FE47E4" w:rsidR="00040BAD">
        <w:rPr>
          <w:rFonts w:cs="Tahoma"/>
          <w:lang w:val="el-GR" w:eastAsia="el-GR"/>
        </w:rPr>
        <w:t xml:space="preserve"> αξιολογεί το συγκεκριμένο θέμα βάσ</w:t>
      </w:r>
      <w:ins w:author="Tsoumaka Erasmia" w:date="2023-07-26T10:08:00Z" w:id="1055305526">
        <w:r w:rsidRPr="31FE47E4" w:rsidR="00576C50">
          <w:rPr>
            <w:rFonts w:cs="Tahoma"/>
            <w:lang w:val="el-GR" w:eastAsia="el-GR"/>
          </w:rPr>
          <w:t>ει</w:t>
        </w:r>
      </w:ins>
      <w:del w:author="Tsoumaka Erasmia" w:date="2023-07-26T10:08:00Z" w:id="136974364">
        <w:r w:rsidRPr="31FE47E4" w:rsidDel="00040BAD">
          <w:rPr>
            <w:rFonts w:cs="Tahoma"/>
            <w:lang w:val="el-GR" w:eastAsia="el-GR"/>
          </w:rPr>
          <w:delText>η</w:delText>
        </w:r>
      </w:del>
      <w:r w:rsidRPr="31FE47E4" w:rsidR="00040BAD">
        <w:rPr>
          <w:rFonts w:cs="Tahoma"/>
          <w:lang w:val="el-GR" w:eastAsia="el-GR"/>
        </w:rPr>
        <w:t xml:space="preserve"> των κριτήριων επιλογής </w:t>
      </w:r>
      <w:del w:author="Tsoumaka Erasmia" w:date="2023-07-26T10:08:00Z" w:id="684819327">
        <w:r w:rsidRPr="31FE47E4" w:rsidDel="00040BAD">
          <w:rPr>
            <w:rFonts w:cs="Tahoma"/>
            <w:lang w:val="el-GR" w:eastAsia="el-GR"/>
          </w:rPr>
          <w:delText xml:space="preserve">(δες βήμα </w:delText>
        </w:r>
        <w:r w:rsidRPr="31FE47E4" w:rsidDel="00040BAD">
          <w:rPr>
            <w:rFonts w:cs="Tahoma"/>
            <w:lang w:val="en-US" w:eastAsia="el-GR"/>
          </w:rPr>
          <w:delText>x</w:delText>
        </w:r>
        <w:r w:rsidRPr="31FE47E4" w:rsidDel="00040BAD">
          <w:rPr>
            <w:rFonts w:cs="Tahoma"/>
            <w:lang w:val="el-GR" w:eastAsia="el-GR"/>
          </w:rPr>
          <w:delText xml:space="preserve"> παραμπομπή) του </w:delText>
        </w:r>
      </w:del>
      <w:r w:rsidRPr="31FE47E4" w:rsidR="00040BAD">
        <w:rPr>
          <w:rFonts w:cs="Tahoma"/>
          <w:lang w:val="el-GR" w:eastAsia="el-GR"/>
        </w:rPr>
        <w:t>ανά θεματική ενότητα</w:t>
      </w:r>
      <w:ins w:author="Tsoumaka Erasmia" w:date="2023-07-26T10:08:00Z" w:id="193384003">
        <w:r w:rsidRPr="31FE47E4" w:rsidR="00576C50">
          <w:rPr>
            <w:rFonts w:cs="Tahoma"/>
            <w:lang w:val="el-GR" w:eastAsia="el-GR"/>
          </w:rPr>
          <w:t xml:space="preserve">. Εδώ έχουμε και ένα επόμενο βήμα το οποίο καθορίζει αν θα </w:t>
        </w:r>
      </w:ins>
      <w:ins w:author="Tsoumaka Erasmia" w:date="2023-07-26T10:09:00Z" w:id="975793422">
        <w:r w:rsidRPr="31FE47E4" w:rsidR="00576C50">
          <w:rPr>
            <w:rFonts w:cs="Tahoma"/>
            <w:lang w:val="el-GR" w:eastAsia="el-GR"/>
          </w:rPr>
          <w:t xml:space="preserve">φτάσουμε στις επόμενες φάσεις. </w:t>
        </w:r>
      </w:ins>
      <w:del w:author="Tsoumaka Erasmia" w:date="2023-07-26T10:08:00Z" w:id="1018075806">
        <w:r w:rsidRPr="31FE47E4" w:rsidDel="00040BAD">
          <w:rPr>
            <w:rFonts w:cs="Tahoma"/>
            <w:lang w:val="el-GR" w:eastAsia="el-GR"/>
          </w:rPr>
          <w:delText xml:space="preserve"> ( σημείωση - </w:delText>
        </w:r>
        <w:r w:rsidRPr="31FE47E4" w:rsidDel="00040BAD">
          <w:rPr>
            <w:rFonts w:cs="Tahoma"/>
            <w:lang w:eastAsia="el-GR"/>
          </w:rPr>
          <w:delText>outcome</w:delText>
        </w:r>
        <w:r w:rsidRPr="31FE47E4" w:rsidDel="00040BAD">
          <w:rPr>
            <w:rFonts w:cs="Tahoma"/>
            <w:lang w:val="el-GR" w:eastAsia="el-GR"/>
          </w:rPr>
          <w:delText>)</w:delText>
        </w:r>
      </w:del>
      <w:r w:rsidRPr="31FE47E4" w:rsidR="00576C50">
        <w:rPr>
          <w:rFonts w:cs="Tahoma"/>
          <w:lang w:val="el-GR" w:eastAsia="el-GR"/>
        </w:rPr>
        <w:t>Γίνεται λοιπόν η διαδικασία</w:t>
      </w:r>
      <w:r w:rsidRPr="31FE47E4" w:rsidR="00576C50">
        <w:rPr>
          <w:rFonts w:cs="Tahoma"/>
          <w:lang w:val="el-GR" w:eastAsia="el-GR"/>
        </w:rPr>
        <w:t xml:space="preserve"> </w:t>
      </w:r>
      <w:r w:rsidRPr="31FE47E4" w:rsidR="00576C50">
        <w:rPr>
          <w:rFonts w:cs="Tahoma"/>
          <w:lang w:val="en-US" w:eastAsia="el-GR"/>
        </w:rPr>
        <w:t>Accept</w:t>
      </w:r>
      <w:r w:rsidRPr="31FE47E4" w:rsidR="00576C50">
        <w:rPr>
          <w:rFonts w:cs="Tahoma"/>
          <w:lang w:val="el-GR" w:eastAsia="el-GR"/>
          <w:rPrChange w:author="Tsoumaka Erasmia" w:date="2023-07-26T10:10:00Z" w:id="1866477241">
            <w:rPr>
              <w:rFonts w:ascii="Times New Roman" w:hAnsi="Times New Roman"/>
              <w:sz w:val="24"/>
              <w:szCs w:val="24"/>
              <w:lang w:val="en-US" w:eastAsia="el-GR"/>
            </w:rPr>
          </w:rPrChange>
        </w:rPr>
        <w:t xml:space="preserve"> </w:t>
      </w:r>
      <w:r w:rsidRPr="31FE47E4" w:rsidR="00576C50">
        <w:rPr>
          <w:rFonts w:cs="Tahoma"/>
          <w:lang w:val="el-GR" w:eastAsia="el-GR"/>
        </w:rPr>
        <w:t xml:space="preserve">ή </w:t>
      </w:r>
      <w:r w:rsidRPr="31FE47E4" w:rsidR="00576C50">
        <w:rPr>
          <w:rFonts w:cs="Tahoma"/>
          <w:lang w:val="en-US" w:eastAsia="el-GR"/>
        </w:rPr>
        <w:t>Reject</w:t>
      </w:r>
      <w:r w:rsidRPr="31FE47E4" w:rsidR="00576C50">
        <w:rPr>
          <w:rFonts w:cs="Tahoma"/>
          <w:lang w:val="el-GR" w:eastAsia="el-GR"/>
          <w:rPrChange w:author="Tsoumaka Erasmia" w:date="2023-07-26T10:10:00Z" w:id="2017065943">
            <w:rPr>
              <w:rFonts w:ascii="Times New Roman" w:hAnsi="Times New Roman"/>
              <w:sz w:val="24"/>
              <w:szCs w:val="24"/>
              <w:lang w:val="en-US" w:eastAsia="el-GR"/>
            </w:rPr>
          </w:rPrChange>
        </w:rPr>
        <w:t xml:space="preserve"> </w:t>
      </w:r>
      <w:r w:rsidRPr="31FE47E4" w:rsidR="00576C50">
        <w:rPr>
          <w:rFonts w:cs="Tahoma"/>
          <w:lang w:val="el-GR" w:eastAsia="el-GR"/>
        </w:rPr>
        <w:t xml:space="preserve">κατά την οποία </w:t>
      </w:r>
      <w:r w:rsidRPr="31FE47E4" w:rsidR="00D467F7">
        <w:rPr>
          <w:rFonts w:cs="Tahoma"/>
          <w:lang w:val="el-GR" w:eastAsia="el-GR"/>
        </w:rPr>
        <w:t xml:space="preserve">αποφασίζεται αν ο υποψήφιος είναι κατάλληλος για την θέση και </w:t>
      </w:r>
      <w:r w:rsidRPr="31FE47E4" w:rsidR="00D467F7">
        <w:rPr>
          <w:rFonts w:cs="Tahoma"/>
          <w:lang w:val="el-GR" w:eastAsia="el-GR"/>
        </w:rPr>
        <w:t xml:space="preserve">προχωράμε στην στις επόμενες </w:t>
      </w:r>
      <w:r w:rsidRPr="31FE47E4" w:rsidR="00D467F7">
        <w:rPr>
          <w:rFonts w:cs="Tahoma"/>
          <w:lang w:val="el-GR" w:eastAsia="el-GR"/>
        </w:rPr>
        <w:t>φάσεις</w:t>
      </w:r>
      <w:r w:rsidRPr="31FE47E4" w:rsidR="00D467F7">
        <w:rPr>
          <w:rFonts w:cs="Tahoma"/>
          <w:lang w:val="el-GR" w:eastAsia="el-GR"/>
        </w:rPr>
        <w:t>(</w:t>
      </w:r>
      <w:r w:rsidRPr="31FE47E4" w:rsidR="00D467F7">
        <w:rPr>
          <w:rFonts w:cs="Tahoma"/>
          <w:lang w:val="en-US" w:eastAsia="el-GR"/>
        </w:rPr>
        <w:t>Accept</w:t>
      </w:r>
      <w:r w:rsidRPr="31FE47E4" w:rsidR="00D467F7">
        <w:rPr>
          <w:rFonts w:cs="Tahoma"/>
          <w:lang w:val="el-GR" w:eastAsia="el-GR"/>
          <w:rPrChange w:author="Tsoumaka Erasmia" w:date="2023-07-26T10:11:00Z" w:id="513043323">
            <w:rPr>
              <w:rFonts w:ascii="Times New Roman" w:hAnsi="Times New Roman"/>
              <w:sz w:val="24"/>
              <w:szCs w:val="24"/>
              <w:lang w:val="en-US" w:eastAsia="el-GR"/>
            </w:rPr>
          </w:rPrChange>
        </w:rPr>
        <w:t xml:space="preserve">) </w:t>
      </w:r>
      <w:r w:rsidRPr="31FE47E4" w:rsidR="00D467F7">
        <w:rPr>
          <w:rFonts w:cs="Tahoma"/>
          <w:lang w:val="el-GR" w:eastAsia="el-GR"/>
        </w:rPr>
        <w:t xml:space="preserve">ή </w:t>
      </w:r>
      <w:r w:rsidRPr="31FE47E4" w:rsidR="00D467F7">
        <w:rPr>
          <w:rFonts w:cs="Tahoma"/>
          <w:lang w:val="el-GR" w:eastAsia="el-GR"/>
        </w:rPr>
        <w:t>αν δεν είναι κατάλληλος για τη θέση και πάμε στην φάση Β4</w:t>
      </w:r>
    </w:p>
    <w:p w:rsidRPr="00712184" w:rsidR="00040BAD" w:rsidP="00992E0A" w:rsidRDefault="00040BAD" w14:paraId="12C9F539" w14:textId="5907B366">
      <w:pPr>
        <w:numPr>
          <w:ilvl w:val="1"/>
          <w:numId w:val="85"/>
        </w:numPr>
        <w:spacing w:before="100" w:beforeAutospacing="1" w:after="100" w:afterAutospacing="1" w:line="240" w:lineRule="auto"/>
        <w:ind w:left="1434" w:hanging="357"/>
        <w:rPr>
          <w:rFonts w:cs="Tahoma"/>
          <w:lang w:val="el-GR" w:eastAsia="el-GR"/>
          <w:rPrChange w:author="Tsoumaka Erasmia" w:date="2023-07-26T10:10:00Z" w:id="59">
            <w:rPr>
              <w:rFonts w:ascii="Times New Roman" w:hAnsi="Times New Roman"/>
              <w:sz w:val="24"/>
              <w:szCs w:val="24"/>
              <w:lang w:val="en-US" w:eastAsia="el-GR"/>
            </w:rPr>
          </w:rPrChange>
        </w:rPr>
      </w:pPr>
      <w:del w:author="Tsoumaka Erasmia" w:date="2023-07-26T10:09:00Z" w:id="60">
        <w:r w:rsidRPr="00712184" w:rsidDel="00576C50">
          <w:rPr>
            <w:rFonts w:cs="Tahoma"/>
            <w:lang w:val="el-GR" w:eastAsia="el-GR"/>
          </w:rPr>
          <w:delText xml:space="preserve"> </w:delText>
        </w:r>
        <w:r w:rsidRPr="00712184" w:rsidDel="00576C50">
          <w:rPr>
            <w:rFonts w:cs="Tahoma"/>
            <w:lang w:val="el-GR" w:eastAsia="el-GR"/>
            <w:rPrChange w:author="Tsoumaka Erasmia" w:date="2023-07-26T10:10:00Z" w:id="61">
              <w:rPr>
                <w:rFonts w:ascii="Times New Roman" w:hAnsi="Times New Roman"/>
                <w:sz w:val="24"/>
                <w:szCs w:val="24"/>
                <w:lang w:val="en-US" w:eastAsia="el-GR"/>
              </w:rPr>
            </w:rPrChange>
          </w:rPr>
          <w:delText>(</w:delText>
        </w:r>
        <w:r w:rsidRPr="00712184" w:rsidDel="00576C50">
          <w:rPr>
            <w:rFonts w:cs="Tahoma"/>
            <w:lang w:val="en-US" w:eastAsia="el-GR"/>
          </w:rPr>
          <w:delText>Accept</w:delText>
        </w:r>
        <w:r w:rsidRPr="00712184" w:rsidDel="00576C50">
          <w:rPr>
            <w:rFonts w:cs="Tahoma"/>
            <w:lang w:val="el-GR" w:eastAsia="el-GR"/>
            <w:rPrChange w:author="Tsoumaka Erasmia" w:date="2023-07-26T10:10:00Z" w:id="62">
              <w:rPr>
                <w:rFonts w:ascii="Times New Roman" w:hAnsi="Times New Roman"/>
                <w:sz w:val="24"/>
                <w:szCs w:val="24"/>
                <w:lang w:val="en-US" w:eastAsia="el-GR"/>
              </w:rPr>
            </w:rPrChange>
          </w:rPr>
          <w:delText xml:space="preserve"> /</w:delText>
        </w:r>
        <w:r w:rsidRPr="00712184" w:rsidDel="00576C50">
          <w:rPr>
            <w:rFonts w:cs="Tahoma"/>
            <w:lang w:val="en-US" w:eastAsia="el-GR"/>
          </w:rPr>
          <w:delText>Reject</w:delText>
        </w:r>
        <w:r w:rsidRPr="00712184" w:rsidDel="00576C50">
          <w:rPr>
            <w:rFonts w:cs="Tahoma"/>
            <w:lang w:val="el-GR" w:eastAsia="el-GR"/>
            <w:rPrChange w:author="Tsoumaka Erasmia" w:date="2023-07-26T10:10:00Z" w:id="63">
              <w:rPr>
                <w:rFonts w:ascii="Times New Roman" w:hAnsi="Times New Roman"/>
                <w:sz w:val="24"/>
                <w:szCs w:val="24"/>
                <w:lang w:val="en-US" w:eastAsia="el-GR"/>
              </w:rPr>
            </w:rPrChange>
          </w:rPr>
          <w:delText xml:space="preserve">) </w:delText>
        </w:r>
        <w:r w:rsidRPr="00712184" w:rsidDel="00576C50">
          <w:rPr>
            <w:rFonts w:cs="Tahoma"/>
            <w:lang w:val="el-GR" w:eastAsia="el-GR"/>
            <w:rPrChange w:author="Tsoumaka Erasmia" w:date="2023-07-26T10:10:00Z" w:id="64">
              <w:rPr>
                <w:rFonts w:ascii="Times New Roman" w:hAnsi="Times New Roman"/>
                <w:sz w:val="24"/>
                <w:szCs w:val="24"/>
                <w:lang w:eastAsia="el-GR"/>
              </w:rPr>
            </w:rPrChange>
          </w:rPr>
          <w:delText>στο</w:delText>
        </w:r>
        <w:r w:rsidRPr="00712184" w:rsidDel="00576C50">
          <w:rPr>
            <w:rFonts w:cs="Tahoma"/>
            <w:lang w:val="el-GR" w:eastAsia="el-GR"/>
            <w:rPrChange w:author="Tsoumaka Erasmia" w:date="2023-07-26T10:10:00Z" w:id="65">
              <w:rPr>
                <w:rFonts w:ascii="Times New Roman" w:hAnsi="Times New Roman"/>
                <w:sz w:val="24"/>
                <w:szCs w:val="24"/>
                <w:lang w:val="en-US" w:eastAsia="el-GR"/>
              </w:rPr>
            </w:rPrChange>
          </w:rPr>
          <w:delText xml:space="preserve"> </w:delText>
        </w:r>
        <w:r w:rsidRPr="00712184" w:rsidDel="00576C50">
          <w:rPr>
            <w:rFonts w:cs="Tahoma"/>
            <w:lang w:val="en-US" w:eastAsia="el-GR"/>
          </w:rPr>
          <w:delText>Accept</w:delText>
        </w:r>
        <w:r w:rsidRPr="00712184" w:rsidDel="00576C50">
          <w:rPr>
            <w:rFonts w:cs="Tahoma"/>
            <w:lang w:val="el-GR" w:eastAsia="el-GR"/>
            <w:rPrChange w:author="Tsoumaka Erasmia" w:date="2023-07-26T10:10:00Z" w:id="66">
              <w:rPr>
                <w:rFonts w:ascii="Times New Roman" w:hAnsi="Times New Roman"/>
                <w:sz w:val="24"/>
                <w:szCs w:val="24"/>
                <w:lang w:val="en-US" w:eastAsia="el-GR"/>
              </w:rPr>
            </w:rPrChange>
          </w:rPr>
          <w:delText xml:space="preserve"> —→ </w:delText>
        </w:r>
        <w:r w:rsidRPr="00712184" w:rsidDel="00576C50">
          <w:rPr>
            <w:rFonts w:cs="Tahoma"/>
            <w:b/>
            <w:bCs/>
            <w:lang w:val="el-GR" w:eastAsia="el-GR"/>
            <w:rPrChange w:author="Tsoumaka Erasmia" w:date="2023-07-26T10:10:00Z" w:id="67">
              <w:rPr>
                <w:rFonts w:ascii="Times New Roman" w:hAnsi="Times New Roman"/>
                <w:b/>
                <w:bCs/>
                <w:sz w:val="24"/>
                <w:szCs w:val="24"/>
                <w:lang w:eastAsia="el-GR"/>
              </w:rPr>
            </w:rPrChange>
          </w:rPr>
          <w:delText>Φάση</w:delText>
        </w:r>
        <w:r w:rsidRPr="00712184" w:rsidDel="00576C50">
          <w:rPr>
            <w:rFonts w:cs="Tahoma"/>
            <w:b/>
            <w:bCs/>
            <w:lang w:val="el-GR" w:eastAsia="el-GR"/>
            <w:rPrChange w:author="Tsoumaka Erasmia" w:date="2023-07-26T10:10:00Z" w:id="68">
              <w:rPr>
                <w:rFonts w:ascii="Times New Roman" w:hAnsi="Times New Roman"/>
                <w:b/>
                <w:bCs/>
                <w:sz w:val="24"/>
                <w:szCs w:val="24"/>
                <w:lang w:val="en-US" w:eastAsia="el-GR"/>
              </w:rPr>
            </w:rPrChange>
          </w:rPr>
          <w:delText xml:space="preserve"> </w:delText>
        </w:r>
        <w:r w:rsidRPr="00712184" w:rsidDel="00576C50">
          <w:rPr>
            <w:rFonts w:cs="Tahoma"/>
            <w:b/>
            <w:bCs/>
            <w:lang w:val="el-GR" w:eastAsia="el-GR"/>
            <w:rPrChange w:author="Tsoumaka Erasmia" w:date="2023-07-26T10:10:00Z" w:id="69">
              <w:rPr>
                <w:rFonts w:ascii="Times New Roman" w:hAnsi="Times New Roman"/>
                <w:b/>
                <w:bCs/>
                <w:sz w:val="24"/>
                <w:szCs w:val="24"/>
                <w:lang w:eastAsia="el-GR"/>
              </w:rPr>
            </w:rPrChange>
          </w:rPr>
          <w:delText>Γ</w:delText>
        </w:r>
        <w:r w:rsidRPr="00712184" w:rsidDel="00576C50">
          <w:rPr>
            <w:rFonts w:cs="Tahoma"/>
            <w:lang w:val="el-GR" w:eastAsia="el-GR"/>
            <w:rPrChange w:author="Tsoumaka Erasmia" w:date="2023-07-26T10:10:00Z" w:id="70">
              <w:rPr>
                <w:rFonts w:ascii="Times New Roman" w:hAnsi="Times New Roman"/>
                <w:sz w:val="24"/>
                <w:szCs w:val="24"/>
                <w:lang w:val="en-US" w:eastAsia="el-GR"/>
              </w:rPr>
            </w:rPrChange>
          </w:rPr>
          <w:delText xml:space="preserve"> </w:delText>
        </w:r>
        <w:r w:rsidRPr="00712184" w:rsidDel="00576C50">
          <w:rPr>
            <w:rFonts w:cs="Tahoma"/>
            <w:lang w:val="el-GR" w:eastAsia="el-GR"/>
            <w:rPrChange w:author="Tsoumaka Erasmia" w:date="2023-07-26T10:10:00Z" w:id="71">
              <w:rPr>
                <w:rFonts w:ascii="Times New Roman" w:hAnsi="Times New Roman"/>
                <w:sz w:val="24"/>
                <w:szCs w:val="24"/>
                <w:lang w:eastAsia="el-GR"/>
              </w:rPr>
            </w:rPrChange>
          </w:rPr>
          <w:delText>και</w:delText>
        </w:r>
        <w:r w:rsidRPr="00712184" w:rsidDel="00576C50">
          <w:rPr>
            <w:rFonts w:cs="Tahoma"/>
            <w:lang w:val="el-GR" w:eastAsia="el-GR"/>
            <w:rPrChange w:author="Tsoumaka Erasmia" w:date="2023-07-26T10:10:00Z" w:id="72">
              <w:rPr>
                <w:rFonts w:ascii="Times New Roman" w:hAnsi="Times New Roman"/>
                <w:sz w:val="24"/>
                <w:szCs w:val="24"/>
                <w:lang w:val="en-US" w:eastAsia="el-GR"/>
              </w:rPr>
            </w:rPrChange>
          </w:rPr>
          <w:delText xml:space="preserve"> </w:delText>
        </w:r>
        <w:r w:rsidRPr="00712184" w:rsidDel="00576C50">
          <w:rPr>
            <w:rFonts w:cs="Tahoma"/>
            <w:lang w:val="el-GR" w:eastAsia="el-GR"/>
            <w:rPrChange w:author="Tsoumaka Erasmia" w:date="2023-07-26T10:10:00Z" w:id="73">
              <w:rPr>
                <w:rFonts w:ascii="Times New Roman" w:hAnsi="Times New Roman"/>
                <w:sz w:val="24"/>
                <w:szCs w:val="24"/>
                <w:lang w:eastAsia="el-GR"/>
              </w:rPr>
            </w:rPrChange>
          </w:rPr>
          <w:delText>στο</w:delText>
        </w:r>
        <w:r w:rsidRPr="00712184" w:rsidDel="00576C50">
          <w:rPr>
            <w:rFonts w:cs="Tahoma"/>
            <w:lang w:val="el-GR" w:eastAsia="el-GR"/>
            <w:rPrChange w:author="Tsoumaka Erasmia" w:date="2023-07-26T10:10:00Z" w:id="74">
              <w:rPr>
                <w:rFonts w:ascii="Times New Roman" w:hAnsi="Times New Roman"/>
                <w:sz w:val="24"/>
                <w:szCs w:val="24"/>
                <w:lang w:val="en-US" w:eastAsia="el-GR"/>
              </w:rPr>
            </w:rPrChange>
          </w:rPr>
          <w:delText xml:space="preserve"> </w:delText>
        </w:r>
        <w:r w:rsidRPr="00712184" w:rsidDel="00576C50">
          <w:rPr>
            <w:rFonts w:cs="Tahoma"/>
            <w:lang w:val="en-US" w:eastAsia="el-GR"/>
          </w:rPr>
          <w:delText>Reject</w:delText>
        </w:r>
        <w:r w:rsidRPr="00712184" w:rsidDel="00576C50">
          <w:rPr>
            <w:rFonts w:cs="Tahoma"/>
            <w:lang w:val="el-GR" w:eastAsia="el-GR"/>
            <w:rPrChange w:author="Tsoumaka Erasmia" w:date="2023-07-26T10:10:00Z" w:id="75">
              <w:rPr>
                <w:rFonts w:ascii="Times New Roman" w:hAnsi="Times New Roman"/>
                <w:sz w:val="24"/>
                <w:szCs w:val="24"/>
                <w:lang w:val="en-US" w:eastAsia="el-GR"/>
              </w:rPr>
            </w:rPrChange>
          </w:rPr>
          <w:delText xml:space="preserve"> —→</w:delText>
        </w:r>
      </w:del>
    </w:p>
    <w:p w:rsidRPr="00712184" w:rsidR="00D467F7" w:rsidP="31FE47E4" w:rsidRDefault="00040BAD" w14:paraId="2E30D83F" w14:textId="3B870249" w14:noSpellErr="1">
      <w:pPr>
        <w:numPr>
          <w:ilvl w:val="1"/>
          <w:numId w:val="85"/>
        </w:numPr>
        <w:spacing w:before="100" w:beforeAutospacing="on" w:after="100" w:afterAutospacing="on" w:line="240" w:lineRule="auto"/>
        <w:ind w:left="1434" w:hanging="357"/>
        <w:rPr>
          <w:rFonts w:cs="Tahoma"/>
          <w:lang w:val="el-GR" w:eastAsia="el-GR"/>
        </w:rPr>
      </w:pPr>
      <w:r w:rsidRPr="31FE47E4" w:rsidR="00040BAD">
        <w:rPr>
          <w:rFonts w:cs="Tahoma"/>
          <w:b w:val="1"/>
          <w:bCs w:val="1"/>
          <w:lang w:val="el-GR" w:eastAsia="el-GR"/>
        </w:rPr>
        <w:t>Φάση Β4</w:t>
      </w:r>
      <w:r w:rsidRPr="31FE47E4" w:rsidR="00040BAD">
        <w:rPr>
          <w:rFonts w:cs="Tahoma"/>
          <w:lang w:val="el-GR" w:eastAsia="el-GR"/>
        </w:rPr>
        <w:t xml:space="preserve"> : ενημερώνουμε τον υποψήφιο ότι δεν θα συνεργαστούμε στην παρούσα φάση.</w:t>
      </w:r>
    </w:p>
    <w:p w:rsidRPr="00712184" w:rsidR="00D467F7" w:rsidP="00D467F7" w:rsidRDefault="00D467F7" w14:paraId="74EEC93F" w14:textId="669CFB80" w14:noSpellErr="1">
      <w:pPr>
        <w:pStyle w:val="ListParagraph"/>
        <w:rPr>
          <w:rFonts w:cs="Tahoma"/>
          <w:lang w:val="el-GR" w:eastAsia="el-GR"/>
        </w:rPr>
      </w:pPr>
      <w:r w:rsidRPr="31FE47E4" w:rsidR="00D467F7">
        <w:rPr>
          <w:rFonts w:cs="Tahoma"/>
          <w:lang w:val="el-GR" w:eastAsia="el-GR"/>
        </w:rPr>
        <w:t>•</w:t>
      </w:r>
      <w:r>
        <w:tab/>
      </w:r>
      <w:r w:rsidRPr="31FE47E4" w:rsidR="00D467F7">
        <w:rPr>
          <w:rFonts w:cs="Tahoma"/>
          <w:b w:val="1"/>
          <w:bCs w:val="1"/>
          <w:lang w:val="el-GR" w:eastAsia="el-GR"/>
          <w:rPrChange w:author="Tsoumaka Erasmia" w:date="2023-07-26T10:14:00Z" w:id="1119537805">
            <w:rPr>
              <w:rFonts w:ascii="Times New Roman" w:hAnsi="Times New Roman"/>
              <w:sz w:val="24"/>
              <w:szCs w:val="24"/>
              <w:lang w:val="el-GR" w:eastAsia="el-GR"/>
            </w:rPr>
          </w:rPrChange>
        </w:rPr>
        <w:t>Φάση Γ</w:t>
      </w:r>
      <w:r w:rsidRPr="31FE47E4" w:rsidR="00D467F7">
        <w:rPr>
          <w:rFonts w:cs="Tahoma"/>
          <w:lang w:val="el-GR" w:eastAsia="el-GR"/>
        </w:rPr>
        <w:t xml:space="preserve"> : Πρακτική Άσκηση (</w:t>
      </w:r>
      <w:r w:rsidRPr="31FE47E4" w:rsidR="00D467F7">
        <w:rPr>
          <w:rFonts w:cs="Tahoma"/>
          <w:lang w:val="en-US" w:eastAsia="el-GR"/>
        </w:rPr>
        <w:t>Implementation</w:t>
      </w:r>
      <w:r w:rsidRPr="31FE47E4" w:rsidR="00D467F7">
        <w:rPr>
          <w:rFonts w:cs="Tahoma"/>
          <w:lang w:val="el-GR" w:eastAsia="el-GR"/>
        </w:rPr>
        <w:t>) όπο</w:t>
      </w:r>
      <w:r w:rsidRPr="31FE47E4" w:rsidR="00D467F7">
        <w:rPr>
          <w:rFonts w:cs="Tahoma"/>
          <w:lang w:val="el-GR" w:eastAsia="el-GR"/>
        </w:rPr>
        <w:t>υ</w:t>
      </w:r>
      <w:r w:rsidRPr="31FE47E4" w:rsidR="00D467F7">
        <w:rPr>
          <w:rFonts w:cs="Tahoma"/>
          <w:lang w:val="el-GR" w:eastAsia="el-GR"/>
          <w:rPrChange w:author="Tsoumaka Erasmia" w:date="2023-07-26T10:14:00Z" w:id="479630555">
            <w:rPr>
              <w:rFonts w:ascii="Times New Roman" w:hAnsi="Times New Roman"/>
              <w:sz w:val="24"/>
              <w:szCs w:val="24"/>
              <w:lang w:val="en-US" w:eastAsia="el-GR"/>
            </w:rPr>
          </w:rPrChange>
        </w:rPr>
        <w:t xml:space="preserve"> </w:t>
      </w:r>
      <w:r w:rsidRPr="31FE47E4" w:rsidR="00D467F7">
        <w:rPr>
          <w:rFonts w:cs="Tahoma"/>
          <w:lang w:val="el-GR" w:eastAsia="el-GR"/>
        </w:rPr>
        <w:t xml:space="preserve">καθορίζεται το πλάνο εργασιών του υποψηφίου από τον </w:t>
      </w:r>
      <w:r w:rsidRPr="31FE47E4" w:rsidR="00D467F7">
        <w:rPr>
          <w:rFonts w:cs="Tahoma"/>
          <w:u w:val="single"/>
          <w:lang w:val="el-GR" w:eastAsia="el-GR"/>
          <w:rPrChange w:author="Tsoumaka Erasmia" w:date="2023-07-26T10:15:00Z" w:id="549366210">
            <w:rPr>
              <w:rFonts w:ascii="Times New Roman" w:hAnsi="Times New Roman"/>
              <w:sz w:val="24"/>
              <w:szCs w:val="24"/>
              <w:lang w:val="el-GR" w:eastAsia="el-GR"/>
            </w:rPr>
          </w:rPrChange>
        </w:rPr>
        <w:t xml:space="preserve">BU </w:t>
      </w:r>
      <w:r w:rsidRPr="31FE47E4" w:rsidR="00D467F7">
        <w:rPr>
          <w:rFonts w:cs="Tahoma"/>
          <w:u w:val="single"/>
          <w:lang w:val="en-US" w:eastAsia="el-GR"/>
        </w:rPr>
        <w:t>Instructor</w:t>
      </w:r>
      <w:r w:rsidRPr="31FE47E4" w:rsidR="00D467F7">
        <w:rPr>
          <w:rFonts w:cs="Tahoma"/>
          <w:u w:val="single"/>
          <w:lang w:val="el-GR" w:eastAsia="el-GR"/>
          <w:rPrChange w:author="Tsoumaka Erasmia" w:date="2023-07-26T10:15:00Z" w:id="996309906">
            <w:rPr>
              <w:rFonts w:ascii="Times New Roman" w:hAnsi="Times New Roman"/>
              <w:sz w:val="24"/>
              <w:szCs w:val="24"/>
              <w:lang w:val="el-GR" w:eastAsia="el-GR"/>
            </w:rPr>
          </w:rPrChange>
        </w:rPr>
        <w:t xml:space="preserve"> </w:t>
      </w:r>
      <w:r w:rsidRPr="31FE47E4" w:rsidR="00D467F7">
        <w:rPr>
          <w:rFonts w:cs="Tahoma"/>
          <w:lang w:val="el-GR" w:eastAsia="el-GR"/>
        </w:rPr>
        <w:t xml:space="preserve">και υπογράφεται το συμφωνητικό της πρακτικής από το </w:t>
      </w:r>
      <w:r w:rsidRPr="31FE47E4" w:rsidR="00D467F7">
        <w:rPr>
          <w:rFonts w:cs="Tahoma"/>
          <w:u w:val="single"/>
          <w:lang w:val="el-GR" w:eastAsia="el-GR"/>
          <w:rPrChange w:author="Tsoumaka Erasmia" w:date="2023-07-26T10:15:00Z" w:id="597398544">
            <w:rPr>
              <w:rFonts w:ascii="Times New Roman" w:hAnsi="Times New Roman"/>
              <w:sz w:val="24"/>
              <w:szCs w:val="24"/>
              <w:lang w:val="el-GR" w:eastAsia="el-GR"/>
            </w:rPr>
          </w:rPrChange>
        </w:rPr>
        <w:t>HR Department</w:t>
      </w:r>
      <w:r w:rsidRPr="31FE47E4" w:rsidR="00D467F7">
        <w:rPr>
          <w:rFonts w:cs="Tahoma"/>
          <w:lang w:val="el-GR" w:eastAsia="el-GR"/>
        </w:rPr>
        <w:t>.</w:t>
      </w:r>
    </w:p>
    <w:p w:rsidRPr="00712184" w:rsidR="00D467F7" w:rsidP="00D467F7" w:rsidRDefault="00D467F7" w14:paraId="53724D42" w14:textId="77777777" w14:noSpellErr="1">
      <w:pPr>
        <w:pStyle w:val="ListParagraph"/>
        <w:rPr>
          <w:rFonts w:cs="Tahoma"/>
          <w:lang w:val="el-GR" w:eastAsia="el-GR"/>
        </w:rPr>
      </w:pPr>
    </w:p>
    <w:p w:rsidRPr="00712184" w:rsidR="00D467F7" w:rsidP="00D467F7" w:rsidRDefault="00D467F7" w14:paraId="21F419A0" w14:textId="70615760" w14:noSpellErr="1">
      <w:pPr>
        <w:pStyle w:val="ListParagraph"/>
        <w:rPr>
          <w:rFonts w:cs="Tahoma"/>
          <w:lang w:val="el-GR" w:eastAsia="el-GR"/>
        </w:rPr>
      </w:pPr>
      <w:r w:rsidRPr="31FE47E4" w:rsidR="00D467F7">
        <w:rPr>
          <w:rFonts w:cs="Tahoma"/>
          <w:lang w:val="el-GR" w:eastAsia="el-GR"/>
        </w:rPr>
        <w:t>•</w:t>
      </w:r>
      <w:r>
        <w:tab/>
      </w:r>
      <w:r w:rsidRPr="31FE47E4" w:rsidR="00D467F7">
        <w:rPr>
          <w:rFonts w:cs="Tahoma"/>
          <w:b w:val="1"/>
          <w:bCs w:val="1"/>
          <w:lang w:val="el-GR" w:eastAsia="el-GR"/>
          <w:rPrChange w:author="Tsoumaka Erasmia" w:date="2023-07-26T10:14:00Z" w:id="155620561">
            <w:rPr>
              <w:rFonts w:ascii="Times New Roman" w:hAnsi="Times New Roman"/>
              <w:sz w:val="24"/>
              <w:szCs w:val="24"/>
              <w:lang w:val="el-GR" w:eastAsia="el-GR"/>
            </w:rPr>
          </w:rPrChange>
        </w:rPr>
        <w:t>Φάση Δ</w:t>
      </w:r>
      <w:r w:rsidRPr="31FE47E4" w:rsidR="00D467F7">
        <w:rPr>
          <w:rFonts w:cs="Tahoma"/>
          <w:lang w:val="el-GR" w:eastAsia="el-GR"/>
        </w:rPr>
        <w:t>: Παρουσίαση Έργου</w:t>
      </w:r>
      <w:r w:rsidRPr="31FE47E4" w:rsidR="00D467F7">
        <w:rPr>
          <w:rFonts w:cs="Tahoma"/>
          <w:lang w:val="el-GR" w:eastAsia="el-GR"/>
          <w:rPrChange w:author="Tsoumaka Erasmia" w:date="2023-07-26T10:16:00Z" w:id="509621602">
            <w:rPr>
              <w:rFonts w:ascii="Times New Roman" w:hAnsi="Times New Roman"/>
              <w:sz w:val="24"/>
              <w:szCs w:val="24"/>
              <w:lang w:val="en-US" w:eastAsia="el-GR"/>
            </w:rPr>
          </w:rPrChange>
        </w:rPr>
        <w:t xml:space="preserve">, </w:t>
      </w:r>
      <w:r w:rsidRPr="31FE47E4" w:rsidR="00D467F7">
        <w:rPr>
          <w:rFonts w:cs="Tahoma"/>
          <w:lang w:val="el-GR" w:eastAsia="el-GR"/>
        </w:rPr>
        <w:t>δηλαδή ο</w:t>
      </w:r>
      <w:r w:rsidRPr="31FE47E4" w:rsidR="00D467F7">
        <w:rPr>
          <w:rFonts w:cs="Tahoma"/>
          <w:lang w:val="el-GR" w:eastAsia="el-GR"/>
        </w:rPr>
        <w:t xml:space="preserve"> </w:t>
      </w:r>
      <w:r w:rsidRPr="31FE47E4" w:rsidR="00D467F7">
        <w:rPr>
          <w:rFonts w:cs="Tahoma"/>
          <w:lang w:val="en-US" w:eastAsia="el-GR"/>
        </w:rPr>
        <w:t>trainee</w:t>
      </w:r>
      <w:r w:rsidRPr="31FE47E4" w:rsidR="00D467F7">
        <w:rPr>
          <w:rFonts w:cs="Tahoma"/>
          <w:lang w:val="el-GR" w:eastAsia="el-GR"/>
        </w:rPr>
        <w:t xml:space="preserve"> παρουσιάζει το έργο της πρακτικής του άσκησης και τις λύσεις που προτείνει</w:t>
      </w:r>
      <w:r w:rsidRPr="31FE47E4" w:rsidR="00D467F7">
        <w:rPr>
          <w:rFonts w:cs="Tahoma"/>
          <w:lang w:val="el-GR" w:eastAsia="el-GR"/>
          <w:rPrChange w:author="Tsoumaka Erasmia" w:date="2023-07-26T10:16:00Z" w:id="93613370">
            <w:rPr>
              <w:rFonts w:ascii="Times New Roman" w:hAnsi="Times New Roman"/>
              <w:sz w:val="24"/>
              <w:szCs w:val="24"/>
              <w:lang w:val="en-US" w:eastAsia="el-GR"/>
            </w:rPr>
          </w:rPrChange>
        </w:rPr>
        <w:t xml:space="preserve">, </w:t>
      </w:r>
      <w:r w:rsidRPr="31FE47E4" w:rsidR="00D467F7">
        <w:rPr>
          <w:rFonts w:cs="Tahoma"/>
          <w:lang w:val="el-GR" w:eastAsia="el-GR"/>
        </w:rPr>
        <w:t xml:space="preserve">και </w:t>
      </w:r>
      <w:r w:rsidRPr="31FE47E4" w:rsidR="00D467F7">
        <w:rPr>
          <w:rFonts w:cs="Tahoma"/>
          <w:lang w:val="el-GR" w:eastAsia="el-GR"/>
        </w:rPr>
        <w:t xml:space="preserve">στη συνέχεια γίνεται η τελική </w:t>
      </w:r>
      <w:r w:rsidRPr="31FE47E4" w:rsidR="00D467F7">
        <w:rPr>
          <w:rFonts w:cs="Tahoma"/>
          <w:lang w:val="el-GR" w:eastAsia="el-GR"/>
        </w:rPr>
        <w:t>αξιολόγηση (</w:t>
      </w:r>
      <w:r w:rsidRPr="31FE47E4" w:rsidR="00D467F7">
        <w:rPr>
          <w:rFonts w:cs="Tahoma"/>
          <w:lang w:val="en-US" w:eastAsia="el-GR"/>
        </w:rPr>
        <w:t>Final</w:t>
      </w:r>
      <w:r w:rsidRPr="31FE47E4" w:rsidR="00D467F7">
        <w:rPr>
          <w:rFonts w:cs="Tahoma"/>
          <w:lang w:val="el-GR" w:eastAsia="el-GR"/>
          <w:rPrChange w:author="Tsoumaka Erasmia" w:date="2023-07-26T10:17:00Z" w:id="496206580">
            <w:rPr>
              <w:rFonts w:ascii="Times New Roman" w:hAnsi="Times New Roman"/>
              <w:sz w:val="24"/>
              <w:szCs w:val="24"/>
              <w:lang w:val="en-US" w:eastAsia="el-GR"/>
            </w:rPr>
          </w:rPrChange>
        </w:rPr>
        <w:t xml:space="preserve"> </w:t>
      </w:r>
      <w:r w:rsidRPr="31FE47E4" w:rsidR="00D467F7">
        <w:rPr>
          <w:rFonts w:cs="Tahoma"/>
          <w:lang w:val="en-US" w:eastAsia="el-GR"/>
        </w:rPr>
        <w:t>Assessment</w:t>
      </w:r>
      <w:r w:rsidRPr="31FE47E4" w:rsidR="00D467F7">
        <w:rPr>
          <w:rFonts w:cs="Tahoma"/>
          <w:lang w:val="el-GR" w:eastAsia="el-GR"/>
        </w:rPr>
        <w:t>)</w:t>
      </w:r>
      <w:r w:rsidRPr="31FE47E4" w:rsidR="00D467F7">
        <w:rPr>
          <w:rFonts w:cs="Tahoma"/>
          <w:lang w:val="el-GR" w:eastAsia="el-GR"/>
          <w:rPrChange w:author="Tsoumaka Erasmia" w:date="2023-07-26T10:17:00Z" w:id="774635149">
            <w:rPr>
              <w:rFonts w:ascii="Times New Roman" w:hAnsi="Times New Roman"/>
              <w:sz w:val="24"/>
              <w:szCs w:val="24"/>
              <w:lang w:val="en-US" w:eastAsia="el-GR"/>
            </w:rPr>
          </w:rPrChange>
        </w:rPr>
        <w:t xml:space="preserve"> </w:t>
      </w:r>
      <w:r w:rsidRPr="31FE47E4" w:rsidR="00D467F7">
        <w:rPr>
          <w:rFonts w:cs="Tahoma"/>
          <w:lang w:val="el-GR" w:eastAsia="el-GR"/>
        </w:rPr>
        <w:t>όπου</w:t>
      </w:r>
      <w:r w:rsidRPr="31FE47E4" w:rsidR="00D467F7">
        <w:rPr>
          <w:rFonts w:cs="Tahoma"/>
          <w:lang w:val="el-GR" w:eastAsia="el-GR"/>
        </w:rPr>
        <w:t xml:space="preserve"> διενεργείται η αξιολόγηση του παραγόμενου έργου πρακτικής από τον </w:t>
      </w:r>
      <w:r w:rsidRPr="31FE47E4" w:rsidR="00D467F7">
        <w:rPr>
          <w:rFonts w:cs="Tahoma"/>
          <w:u w:val="single"/>
          <w:lang w:val="el-GR" w:eastAsia="el-GR"/>
          <w:rPrChange w:author="Tsoumaka Erasmia" w:date="2023-07-26T10:17:00Z" w:id="852675365">
            <w:rPr>
              <w:lang w:val="el-GR" w:eastAsia="el-GR"/>
            </w:rPr>
          </w:rPrChange>
        </w:rPr>
        <w:t xml:space="preserve">BU </w:t>
      </w:r>
      <w:r w:rsidRPr="31FE47E4" w:rsidR="00D467F7">
        <w:rPr>
          <w:rFonts w:cs="Tahoma"/>
          <w:u w:val="single"/>
          <w:lang w:val="en-US" w:eastAsia="el-GR"/>
        </w:rPr>
        <w:t>Instructor</w:t>
      </w:r>
      <w:r w:rsidRPr="31FE47E4" w:rsidR="00D467F7">
        <w:rPr>
          <w:rFonts w:cs="Tahoma"/>
          <w:lang w:val="el-GR" w:eastAsia="el-GR"/>
          <w:rPrChange w:author="Tsoumaka Erasmia" w:date="2023-07-26T10:18:00Z" w:id="1075062506">
            <w:rPr>
              <w:rFonts w:ascii="Times New Roman" w:hAnsi="Times New Roman"/>
              <w:sz w:val="24"/>
              <w:szCs w:val="24"/>
              <w:lang w:val="en-US" w:eastAsia="el-GR"/>
            </w:rPr>
          </w:rPrChange>
        </w:rPr>
        <w:t>.</w:t>
      </w:r>
    </w:p>
    <w:p w:rsidRPr="00712184" w:rsidR="00D467F7" w:rsidP="00992E0A" w:rsidRDefault="00D467F7" w14:paraId="6161FE9A" w14:textId="77777777" w14:noSpellErr="1">
      <w:pPr>
        <w:pStyle w:val="ListParagraph"/>
        <w:rPr>
          <w:rFonts w:cs="Tahoma"/>
          <w:lang w:val="el-GR" w:eastAsia="el-GR"/>
        </w:rPr>
      </w:pPr>
    </w:p>
    <w:p w:rsidRPr="00712184" w:rsidR="00D467F7" w:rsidP="31FE47E4" w:rsidRDefault="00D467F7" w14:paraId="637A607A" w14:textId="45196014">
      <w:pPr>
        <w:pStyle w:val="ListParagraph"/>
        <w:rPr>
          <w:rFonts w:cs="Tahoma"/>
          <w:lang w:val="el-GR" w:eastAsia="el-GR"/>
        </w:rPr>
        <w:pPrChange w:author="Tsoumaka Erasmia" w:date="2023-07-26T10:13:00Z" w:id="113">
          <w:pPr>
            <w:numPr>
              <w:ilvl w:val="1"/>
              <w:numId w:val="85"/>
            </w:numPr>
            <w:tabs>
              <w:tab w:val="num" w:pos="1440"/>
            </w:tabs>
            <w:spacing w:before="100" w:beforeAutospacing="on" w:after="100" w:afterAutospacing="on" w:line="240" w:lineRule="auto"/>
            <w:ind w:left="1434" w:hanging="357"/>
          </w:pPr>
        </w:pPrChange>
      </w:pPr>
      <w:r w:rsidRPr="31FE47E4" w:rsidR="00D467F7">
        <w:rPr>
          <w:rFonts w:cs="Tahoma"/>
          <w:lang w:val="el-GR" w:eastAsia="el-GR"/>
          <w:rPrChange w:author="Tsoumaka Erasmia" w:date="2023-07-26T10:18:00Z" w:id="266639848">
            <w:rPr>
              <w:rFonts w:ascii="Times New Roman" w:hAnsi="Times New Roman"/>
              <w:sz w:val="24"/>
              <w:szCs w:val="24"/>
              <w:lang w:val="en-US" w:eastAsia="el-GR"/>
            </w:rPr>
          </w:rPrChange>
        </w:rPr>
        <w:t xml:space="preserve"> </w:t>
      </w:r>
      <w:r w:rsidRPr="31FE47E4" w:rsidR="00D467F7">
        <w:rPr>
          <w:rFonts w:cs="Tahoma"/>
          <w:lang w:val="el-GR" w:eastAsia="el-GR"/>
        </w:rPr>
        <w:t xml:space="preserve">Μέσω των ανωτέρω φάσεων αναγνωρίζουμε και </w:t>
      </w:r>
      <w:r w:rsidRPr="31FE47E4" w:rsidR="00D467F7">
        <w:rPr>
          <w:rFonts w:cs="Tahoma"/>
          <w:lang w:val="el-GR" w:eastAsia="el-GR"/>
        </w:rPr>
        <w:t>επικαιροποιούμε</w:t>
      </w:r>
      <w:r w:rsidRPr="31FE47E4" w:rsidR="00D467F7">
        <w:rPr>
          <w:rFonts w:cs="Tahoma"/>
          <w:lang w:val="el-GR" w:eastAsia="el-GR"/>
        </w:rPr>
        <w:t xml:space="preserve"> τις ικανότητες του υποψηφίου για την</w:t>
      </w:r>
      <w:r w:rsidRPr="31FE47E4" w:rsidR="00D467F7">
        <w:rPr>
          <w:rFonts w:cs="Tahoma"/>
          <w:lang w:val="el-GR" w:eastAsia="el-GR"/>
        </w:rPr>
        <w:t xml:space="preserve"> </w:t>
      </w:r>
      <w:r w:rsidRPr="31FE47E4" w:rsidR="00D467F7">
        <w:rPr>
          <w:rFonts w:cs="Tahoma"/>
          <w:lang w:val="el-GR" w:eastAsia="el-GR"/>
        </w:rPr>
        <w:t xml:space="preserve">ομαλή και επιτυχή πρόσβαση του στα </w:t>
      </w:r>
      <w:r w:rsidRPr="31FE47E4" w:rsidR="00D467F7">
        <w:rPr>
          <w:rFonts w:cs="Tahoma"/>
          <w:u w:val="single"/>
          <w:lang w:val="el-GR" w:eastAsia="el-GR"/>
          <w:rPrChange w:author="Tsoumaka Erasmia" w:date="2023-07-26T10:18:00Z" w:id="877502799">
            <w:rPr>
              <w:rFonts w:ascii="Times New Roman" w:hAnsi="Times New Roman"/>
              <w:sz w:val="24"/>
              <w:szCs w:val="24"/>
              <w:lang w:val="el-GR" w:eastAsia="el-GR"/>
            </w:rPr>
          </w:rPrChange>
        </w:rPr>
        <w:t>BU Department</w:t>
      </w:r>
      <w:r w:rsidRPr="31FE47E4" w:rsidR="00D467F7">
        <w:rPr>
          <w:rFonts w:cs="Tahoma"/>
          <w:lang w:val="el-GR" w:eastAsia="el-GR"/>
        </w:rPr>
        <w:t xml:space="preserve"> ενώ ταυτοχρόνως παρέχουμε μια ενδυναμωτική εμπειρία στο υποψήφιο που θα ενισχύσει την μελλοντική επαγγελματική του ανάπτυξη.</w:t>
      </w:r>
    </w:p>
    <w:p w:rsidRPr="00712184" w:rsidR="00D467F7" w:rsidP="31FE47E4" w:rsidRDefault="00D467F7" w14:paraId="456F8CD3" w14:textId="7CC7D302" w14:noSpellErr="1">
      <w:pPr>
        <w:spacing w:before="100" w:beforeAutospacing="on" w:after="100" w:afterAutospacing="on" w:line="240" w:lineRule="auto"/>
        <w:ind w:left="1434"/>
        <w:jc w:val="center"/>
        <w:rPr>
          <w:rFonts w:cs="Tahoma"/>
          <w:lang w:val="el-GR" w:eastAsia="el-GR"/>
        </w:rPr>
        <w:pPrChange w:author="Tsoumaka Erasmia" w:date="2023-07-26T10:20:00Z" w:id="122">
          <w:pPr>
            <w:numPr>
              <w:ilvl w:val="1"/>
              <w:numId w:val="85"/>
            </w:numPr>
            <w:tabs>
              <w:tab w:val="num" w:pos="1440"/>
            </w:tabs>
            <w:spacing w:before="100" w:beforeAutospacing="on" w:after="100" w:afterAutospacing="on" w:line="240" w:lineRule="auto"/>
            <w:ind w:left="1434" w:hanging="357"/>
          </w:pPr>
        </w:pPrChange>
      </w:pPr>
      <w:ins w:author="Tsoumaka Erasmia" w:date="2023-07-26T10:22:00Z" w:id="123">
        <w:r w:rsidR="00D467F7">
          <w:drawing>
            <wp:inline wp14:editId="47573E31" wp14:anchorId="5E0D8874">
              <wp:extent cx="8724263" cy="131826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3dd6785bc6f9431c">
                        <a:extLst xmlns:a="http://schemas.openxmlformats.org/drawingml/2006/main">
                          <a:ext uri="{53640926-AAD7-44D8-BBD7-CCE9431645EC}">
                            <a14:shadowObscured xmlns:a14="http://schemas.microsoft.com/office/drawing/2010/main"/>
                          </a:ext>
                        </a:extLst>
                      </a:blip>
                      <a:srcRect l="12221" t="50477" r="-24016" b="21240"/>
                      <a:stretch>
                        <a:fillRect/>
                      </a:stretch>
                    </pic:blipFill>
                    <pic:spPr>
                      <a:xfrm rot="0" flipH="0" flipV="0">
                        <a:off x="0" y="0"/>
                        <a:ext cx="8724263" cy="1318260"/>
                      </a:xfrm>
                      <a:prstGeom prst="rect">
                        <a:avLst/>
                      </a:prstGeom>
                    </pic:spPr>
                  </pic:pic>
                </a:graphicData>
              </a:graphic>
            </wp:inline>
          </w:drawing>
        </w:r>
      </w:ins>
    </w:p>
    <w:p w:rsidRPr="00712184" w:rsidR="00040BAD" w:rsidP="00040BAD" w:rsidRDefault="00040BAD" w14:paraId="143DD445" w14:textId="77777777">
      <w:pPr>
        <w:rPr>
          <w:rFonts w:cs="Tahoma"/>
          <w:lang w:val="el-GR"/>
        </w:rPr>
      </w:pPr>
    </w:p>
    <w:p w:rsidRPr="00712184" w:rsidR="006A3554" w:rsidP="006A3554" w:rsidRDefault="006A3554" w14:paraId="43E69215" w14:textId="77777777">
      <w:pPr>
        <w:pStyle w:val="ListParagraph"/>
        <w:rPr>
          <w:rFonts w:cs="Tahoma"/>
          <w:lang w:val="el-GR"/>
        </w:rPr>
      </w:pPr>
    </w:p>
    <w:p w:rsidRPr="00712184" w:rsidR="002914DA" w:rsidDel="00D467F7" w:rsidP="003221AA" w:rsidRDefault="00992E0A" w14:paraId="77E26112" w14:textId="253C20A9">
      <w:pPr>
        <w:pStyle w:val="Heading2"/>
        <w:rPr>
          <w:del w:author="Tsoumaka Erasmia" w:date="2023-07-26T10:19:00Z" w:id="124"/>
        </w:rPr>
      </w:pPr>
      <w:bookmarkStart w:name="_Toc141101951" w:id="125"/>
      <w:bookmarkStart w:name="_Toc141188915" w:id="126"/>
      <w:ins w:author="Tsoumaka Erasmia" w:date="2023-07-26T10:27:00Z" w:id="127">
        <w:r w:rsidRPr="00712184">
          <w:rPr>
            <w:lang w:val="el-GR"/>
          </w:rPr>
          <w:t xml:space="preserve">ΑΝΑΛΥΣΗ ΦΑΣΕΩΝ </w:t>
        </w:r>
      </w:ins>
      <w:del w:author="Tsoumaka Erasmia" w:date="2023-07-26T10:19:00Z" w:id="128">
        <w:r w:rsidRPr="00712184" w:rsidDel="00D467F7" w:rsidR="0B403465">
          <w:delText xml:space="preserve"> </w:delText>
        </w:r>
        <w:r w:rsidRPr="00712184" w:rsidDel="00D467F7" w:rsidR="00463E2D">
          <w:delText>Snap4City</w:delText>
        </w:r>
        <w:r w:rsidRPr="00712184" w:rsidDel="00D467F7" w:rsidR="00FF339D">
          <w:delText xml:space="preserve"> </w:delText>
        </w:r>
        <w:r w:rsidRPr="00712184" w:rsidDel="00D467F7" w:rsidR="38CFD679">
          <w:delText xml:space="preserve">Smart City Platform Design </w:delText>
        </w:r>
        <w:r w:rsidRPr="00712184" w:rsidDel="00D467F7" w:rsidR="0B403465">
          <w:delText>Methodology</w:delText>
        </w:r>
        <w:bookmarkEnd w:id="125"/>
        <w:bookmarkEnd w:id="126"/>
      </w:del>
    </w:p>
    <w:p w:rsidRPr="00712184" w:rsidR="00FA7B1C" w:rsidDel="00D467F7" w:rsidRDefault="00FA7B1C" w14:paraId="5B8DE938" w14:textId="1C7D393E">
      <w:pPr>
        <w:pStyle w:val="Heading2"/>
        <w:rPr>
          <w:del w:author="Tsoumaka Erasmia" w:date="2023-07-26T10:19:00Z" w:id="129"/>
        </w:rPr>
        <w:pPrChange w:author="Tsoumaka Erasmia" w:date="2023-07-26T10:27:00Z" w:id="130">
          <w:pPr/>
        </w:pPrChange>
      </w:pPr>
      <w:del w:author="Tsoumaka Erasmia" w:date="2023-07-26T10:19:00Z" w:id="131">
        <w:r w:rsidRPr="00712184" w:rsidDel="00D467F7">
          <w:delText xml:space="preserve">In the context of Smart Cities, the smart city engine plays a relevant role for increasing city technological level and accelerating the smartening and simplification of city services and processes. To this end, the Smart City engine should play the role of catalyser of the innovation processes, collecting and sharing data (private and public, static and real time), to produce services and information for the stakeholders. All the loops are closed returning information to the providers, suggestion strategies and actions, alerting and early warning on dashboards and control rooms, supporting decision makers, and supporting the new plans and the development of strategies of the city. </w:delText>
        </w:r>
      </w:del>
    </w:p>
    <w:p w:rsidRPr="00712184" w:rsidR="00BB5E93" w:rsidRDefault="00BB5E93" w14:paraId="1171A636" w14:textId="77777777">
      <w:pPr>
        <w:pStyle w:val="Heading2"/>
        <w:pPrChange w:author="Tsoumaka Erasmia" w:date="2023-07-26T10:27:00Z" w:id="132">
          <w:pPr/>
        </w:pPrChange>
      </w:pPr>
    </w:p>
    <w:p w:rsidRPr="00712184" w:rsidR="00F55DB3" w:rsidRDefault="00F55DB3" w14:paraId="22EAB9EF" w14:textId="40E2AEF6">
      <w:pPr>
        <w:ind w:left="359"/>
        <w:jc w:val="left"/>
        <w:rPr>
          <w:rFonts w:cs="Tahoma"/>
        </w:rPr>
        <w:pPrChange w:author="Tsoumaka Erasmia" w:date="2023-07-26T10:28:00Z" w:id="133">
          <w:pPr>
            <w:ind w:left="359"/>
            <w:jc w:val="center"/>
          </w:pPr>
        </w:pPrChange>
      </w:pPr>
      <w:del w:author="Tsoumaka Erasmia" w:date="2023-07-26T10:19:00Z" w:id="134">
        <w:r w:rsidRPr="00712184" w:rsidDel="00D467F7">
          <w:rPr>
            <w:rFonts w:cs="Tahoma"/>
            <w:noProof/>
            <w:color w:val="2B579A"/>
            <w:shd w:val="clear" w:color="auto" w:fill="E6E6E6"/>
            <w:lang w:val="el-GR" w:eastAsia="el-GR"/>
          </w:rPr>
          <w:drawing>
            <wp:inline distT="0" distB="0" distL="0" distR="0" wp14:anchorId="21EBD9E5" wp14:editId="5A351D30">
              <wp:extent cx="5216152" cy="2244256"/>
              <wp:effectExtent l="0" t="0" r="3810" b="3810"/>
              <wp:docPr id="11265" name="Picture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115" b="10440"/>
                      <a:stretch/>
                    </pic:blipFill>
                    <pic:spPr bwMode="auto">
                      <a:xfrm>
                        <a:off x="0" y="0"/>
                        <a:ext cx="5226663" cy="2248778"/>
                      </a:xfrm>
                      <a:prstGeom prst="rect">
                        <a:avLst/>
                      </a:prstGeom>
                      <a:noFill/>
                      <a:ln>
                        <a:noFill/>
                      </a:ln>
                      <a:extLst>
                        <a:ext uri="{53640926-AAD7-44D8-BBD7-CCE9431645EC}">
                          <a14:shadowObscured xmlns:a14="http://schemas.microsoft.com/office/drawing/2010/main"/>
                        </a:ext>
                      </a:extLst>
                    </pic:spPr>
                  </pic:pic>
                </a:graphicData>
              </a:graphic>
            </wp:inline>
          </w:drawing>
        </w:r>
      </w:del>
    </w:p>
    <w:p w:rsidRPr="00421F9F" w:rsidR="00FA7B1C" w:rsidP="00992E0A" w:rsidRDefault="00992E0A" w14:paraId="760C401B" w14:textId="577BB189">
      <w:pPr>
        <w:rPr>
          <w:rFonts w:cs="Tahoma"/>
          <w:b/>
          <w:bCs/>
          <w:i/>
          <w:iCs/>
          <w:rPrChange w:author="Tsoumaka Erasmia" w:date="2023-07-26T10:28:00Z" w:id="135">
            <w:rPr>
              <w:lang w:val="en-US"/>
            </w:rPr>
          </w:rPrChange>
        </w:rPr>
      </w:pPr>
      <w:ins w:author="Tsoumaka Erasmia" w:date="2023-07-26T10:28:00Z" w:id="136">
        <w:r w:rsidRPr="00421F9F">
          <w:rPr>
            <w:rFonts w:cs="Tahoma"/>
            <w:b/>
            <w:bCs/>
            <w:i/>
            <w:iCs/>
            <w:rPrChange w:author="Tsoumaka Erasmia" w:date="2023-07-26T10:28:00Z" w:id="137">
              <w:rPr/>
            </w:rPrChange>
          </w:rPr>
          <w:t>I.</w:t>
        </w:r>
        <w:r w:rsidRPr="00421F9F">
          <w:rPr>
            <w:rFonts w:cs="Tahoma"/>
            <w:b/>
            <w:bCs/>
            <w:i/>
            <w:iCs/>
            <w:lang w:val="el-GR"/>
            <w:rPrChange w:author="Tsoumaka Erasmia" w:date="2023-07-26T10:28:00Z" w:id="138">
              <w:rPr>
                <w:lang w:val="en-US"/>
              </w:rPr>
            </w:rPrChange>
          </w:rPr>
          <w:t>Φάση</w:t>
        </w:r>
        <w:r w:rsidRPr="00421F9F">
          <w:rPr>
            <w:rFonts w:cs="Tahoma"/>
            <w:b/>
            <w:bCs/>
            <w:i/>
            <w:iCs/>
            <w:rPrChange w:author="Tsoumaka Erasmia" w:date="2023-07-26T10:28:00Z" w:id="139">
              <w:rPr>
                <w:lang w:val="en-US"/>
              </w:rPr>
            </w:rPrChange>
          </w:rPr>
          <w:t xml:space="preserve"> </w:t>
        </w:r>
        <w:r w:rsidRPr="00421F9F">
          <w:rPr>
            <w:rFonts w:cs="Tahoma"/>
            <w:b/>
            <w:bCs/>
            <w:i/>
            <w:iCs/>
            <w:lang w:val="el-GR"/>
            <w:rPrChange w:author="Tsoumaka Erasmia" w:date="2023-07-26T10:28:00Z" w:id="140">
              <w:rPr>
                <w:lang w:val="en-US"/>
              </w:rPr>
            </w:rPrChange>
          </w:rPr>
          <w:t>Α</w:t>
        </w:r>
        <w:r w:rsidRPr="00421F9F">
          <w:rPr>
            <w:rFonts w:cs="Tahoma"/>
            <w:b/>
            <w:bCs/>
            <w:i/>
            <w:iCs/>
            <w:rPrChange w:author="Tsoumaka Erasmia" w:date="2023-07-26T10:28:00Z" w:id="141">
              <w:rPr>
                <w:lang w:val="en-US"/>
              </w:rPr>
            </w:rPrChange>
          </w:rPr>
          <w:t xml:space="preserve">: </w:t>
        </w:r>
        <w:r w:rsidRPr="00421F9F">
          <w:rPr>
            <w:rFonts w:cs="Tahoma"/>
            <w:b/>
            <w:bCs/>
            <w:i/>
            <w:iCs/>
            <w:lang w:val="el-GR"/>
            <w:rPrChange w:author="Tsoumaka Erasmia" w:date="2023-07-26T10:28:00Z" w:id="142">
              <w:rPr>
                <w:lang w:val="en-US"/>
              </w:rPr>
            </w:rPrChange>
          </w:rPr>
          <w:t>Συλλογή</w:t>
        </w:r>
        <w:r w:rsidRPr="00421F9F">
          <w:rPr>
            <w:rFonts w:cs="Tahoma"/>
            <w:b/>
            <w:bCs/>
            <w:i/>
            <w:iCs/>
            <w:rPrChange w:author="Tsoumaka Erasmia" w:date="2023-07-26T10:28:00Z" w:id="143">
              <w:rPr>
                <w:lang w:val="en-US"/>
              </w:rPr>
            </w:rPrChange>
          </w:rPr>
          <w:t xml:space="preserve"> </w:t>
        </w:r>
        <w:r w:rsidRPr="00421F9F">
          <w:rPr>
            <w:rFonts w:cs="Tahoma"/>
            <w:b/>
            <w:bCs/>
            <w:i/>
            <w:iCs/>
            <w:lang w:val="el-GR"/>
            <w:rPrChange w:author="Tsoumaka Erasmia" w:date="2023-07-26T10:28:00Z" w:id="144">
              <w:rPr>
                <w:lang w:val="en-US"/>
              </w:rPr>
            </w:rPrChange>
          </w:rPr>
          <w:t>Απαιτήσεων</w:t>
        </w:r>
        <w:r w:rsidRPr="00421F9F">
          <w:rPr>
            <w:rFonts w:cs="Tahoma"/>
            <w:b/>
            <w:bCs/>
            <w:i/>
            <w:iCs/>
            <w:rPrChange w:author="Tsoumaka Erasmia" w:date="2023-07-26T10:28:00Z" w:id="145">
              <w:rPr>
                <w:lang w:val="en-US"/>
              </w:rPr>
            </w:rPrChange>
          </w:rPr>
          <w:t>/</w:t>
        </w:r>
        <w:r w:rsidRPr="00421F9F">
          <w:rPr>
            <w:rFonts w:cs="Tahoma"/>
            <w:b/>
            <w:bCs/>
            <w:i/>
            <w:iCs/>
            <w:lang w:val="el-GR"/>
            <w:rPrChange w:author="Tsoumaka Erasmia" w:date="2023-07-26T10:28:00Z" w:id="146">
              <w:rPr>
                <w:lang w:val="en-US"/>
              </w:rPr>
            </w:rPrChange>
          </w:rPr>
          <w:t>Αναγκών</w:t>
        </w:r>
        <w:r w:rsidRPr="00421F9F">
          <w:rPr>
            <w:rFonts w:cs="Tahoma"/>
            <w:b/>
            <w:bCs/>
            <w:i/>
            <w:iCs/>
            <w:rPrChange w:author="Tsoumaka Erasmia" w:date="2023-07-26T10:28:00Z" w:id="147">
              <w:rPr>
                <w:lang w:val="en-US"/>
              </w:rPr>
            </w:rPrChange>
          </w:rPr>
          <w:t xml:space="preserve"> </w:t>
        </w:r>
        <w:r w:rsidRPr="00421F9F">
          <w:rPr>
            <w:rFonts w:cs="Tahoma"/>
            <w:b/>
            <w:bCs/>
            <w:i/>
            <w:iCs/>
            <w:lang w:val="el-GR"/>
            <w:rPrChange w:author="Tsoumaka Erasmia" w:date="2023-07-26T10:28:00Z" w:id="148">
              <w:rPr>
                <w:lang w:val="en-US"/>
              </w:rPr>
            </w:rPrChange>
          </w:rPr>
          <w:t>Τμήματος</w:t>
        </w:r>
        <w:r w:rsidRPr="00421F9F">
          <w:rPr>
            <w:rFonts w:cs="Tahoma"/>
            <w:b/>
            <w:bCs/>
            <w:i/>
            <w:iCs/>
            <w:rPrChange w:author="Tsoumaka Erasmia" w:date="2023-07-26T10:28:00Z" w:id="149">
              <w:rPr>
                <w:lang w:val="en-US"/>
              </w:rPr>
            </w:rPrChange>
          </w:rPr>
          <w:t xml:space="preserve"> </w:t>
        </w:r>
        <w:r w:rsidRPr="00421F9F">
          <w:rPr>
            <w:rFonts w:cs="Tahoma"/>
            <w:b/>
            <w:bCs/>
            <w:i/>
            <w:iCs/>
            <w:lang w:val="en-US"/>
            <w:rPrChange w:author="Tsoumaka Erasmia" w:date="2023-07-26T10:28:00Z" w:id="150">
              <w:rPr>
                <w:lang w:val="en-US"/>
              </w:rPr>
            </w:rPrChange>
          </w:rPr>
          <w:t>R</w:t>
        </w:r>
        <w:r w:rsidRPr="00421F9F">
          <w:rPr>
            <w:rFonts w:cs="Tahoma"/>
            <w:b/>
            <w:bCs/>
            <w:i/>
            <w:iCs/>
            <w:rPrChange w:author="Tsoumaka Erasmia" w:date="2023-07-26T10:28:00Z" w:id="151">
              <w:rPr>
                <w:lang w:val="en-US"/>
              </w:rPr>
            </w:rPrChange>
          </w:rPr>
          <w:t>&amp;</w:t>
        </w:r>
        <w:r w:rsidRPr="00421F9F">
          <w:rPr>
            <w:rFonts w:cs="Tahoma"/>
            <w:b/>
            <w:bCs/>
            <w:i/>
            <w:iCs/>
            <w:lang w:val="en-US"/>
            <w:rPrChange w:author="Tsoumaka Erasmia" w:date="2023-07-26T10:28:00Z" w:id="152">
              <w:rPr>
                <w:lang w:val="en-US"/>
              </w:rPr>
            </w:rPrChange>
          </w:rPr>
          <w:t>D</w:t>
        </w:r>
        <w:r w:rsidRPr="00421F9F">
          <w:rPr>
            <w:rFonts w:cs="Tahoma"/>
            <w:b/>
            <w:bCs/>
            <w:i/>
            <w:iCs/>
            <w:rPrChange w:author="Tsoumaka Erasmia" w:date="2023-07-26T10:28:00Z" w:id="153">
              <w:rPr>
                <w:lang w:val="en-US"/>
              </w:rPr>
            </w:rPrChange>
          </w:rPr>
          <w:t xml:space="preserve"> (</w:t>
        </w:r>
        <w:r w:rsidRPr="00421F9F">
          <w:rPr>
            <w:rFonts w:cs="Tahoma"/>
            <w:b/>
            <w:bCs/>
            <w:i/>
            <w:iCs/>
            <w:lang w:val="en-US"/>
            <w:rPrChange w:author="Tsoumaka Erasmia" w:date="2023-07-26T10:28:00Z" w:id="154">
              <w:rPr>
                <w:lang w:val="en-US"/>
              </w:rPr>
            </w:rPrChange>
          </w:rPr>
          <w:t>BU</w:t>
        </w:r>
        <w:r w:rsidRPr="00421F9F">
          <w:rPr>
            <w:rFonts w:cs="Tahoma"/>
            <w:b/>
            <w:bCs/>
            <w:i/>
            <w:iCs/>
            <w:rPrChange w:author="Tsoumaka Erasmia" w:date="2023-07-26T10:28:00Z" w:id="155">
              <w:rPr>
                <w:lang w:val="en-US"/>
              </w:rPr>
            </w:rPrChange>
          </w:rPr>
          <w:t xml:space="preserve"> </w:t>
        </w:r>
        <w:r w:rsidRPr="00421F9F">
          <w:rPr>
            <w:rFonts w:cs="Tahoma"/>
            <w:b/>
            <w:bCs/>
            <w:i/>
            <w:iCs/>
            <w:lang w:val="en-US"/>
            <w:rPrChange w:author="Tsoumaka Erasmia" w:date="2023-07-26T10:28:00Z" w:id="156">
              <w:rPr>
                <w:lang w:val="en-US"/>
              </w:rPr>
            </w:rPrChange>
          </w:rPr>
          <w:t>instructor</w:t>
        </w:r>
        <w:r w:rsidRPr="00421F9F">
          <w:rPr>
            <w:rFonts w:cs="Tahoma"/>
            <w:b/>
            <w:bCs/>
            <w:i/>
            <w:iCs/>
            <w:rPrChange w:author="Tsoumaka Erasmia" w:date="2023-07-26T10:28:00Z" w:id="157">
              <w:rPr>
                <w:lang w:val="en-US"/>
              </w:rPr>
            </w:rPrChange>
          </w:rPr>
          <w:t xml:space="preserve">, </w:t>
        </w:r>
        <w:r w:rsidRPr="00421F9F">
          <w:rPr>
            <w:rFonts w:cs="Tahoma"/>
            <w:b/>
            <w:bCs/>
            <w:i/>
            <w:iCs/>
            <w:lang w:val="en-US"/>
            <w:rPrChange w:author="Tsoumaka Erasmia" w:date="2023-07-26T10:28:00Z" w:id="158">
              <w:rPr>
                <w:lang w:val="en-US"/>
              </w:rPr>
            </w:rPrChange>
          </w:rPr>
          <w:t>HR</w:t>
        </w:r>
        <w:r w:rsidRPr="00421F9F">
          <w:rPr>
            <w:rFonts w:cs="Tahoma"/>
            <w:b/>
            <w:bCs/>
            <w:i/>
            <w:iCs/>
            <w:rPrChange w:author="Tsoumaka Erasmia" w:date="2023-07-26T10:28:00Z" w:id="159">
              <w:rPr>
                <w:lang w:val="en-US"/>
              </w:rPr>
            </w:rPrChange>
          </w:rPr>
          <w:t xml:space="preserve"> </w:t>
        </w:r>
        <w:r w:rsidRPr="00421F9F">
          <w:rPr>
            <w:rFonts w:cs="Tahoma"/>
            <w:b/>
            <w:bCs/>
            <w:i/>
            <w:iCs/>
            <w:lang w:val="en-US"/>
            <w:rPrChange w:author="Tsoumaka Erasmia" w:date="2023-07-26T10:28:00Z" w:id="160">
              <w:rPr>
                <w:lang w:val="en-US"/>
              </w:rPr>
            </w:rPrChange>
          </w:rPr>
          <w:t>Recruiter</w:t>
        </w:r>
        <w:r w:rsidRPr="00421F9F">
          <w:rPr>
            <w:rFonts w:cs="Tahoma"/>
            <w:b/>
            <w:bCs/>
            <w:i/>
            <w:iCs/>
            <w:rPrChange w:author="Tsoumaka Erasmia" w:date="2023-07-26T10:28:00Z" w:id="161">
              <w:rPr>
                <w:lang w:val="en-US"/>
              </w:rPr>
            </w:rPrChange>
          </w:rPr>
          <w:t>)</w:t>
        </w:r>
      </w:ins>
    </w:p>
    <w:p w:rsidRPr="00712184" w:rsidR="00992E0A" w:rsidP="00992E0A" w:rsidRDefault="00992E0A" w14:paraId="0B186D0D" w14:textId="1ABD8E26">
      <w:pPr>
        <w:rPr>
          <w:ins w:author="Tsoumaka Erasmia" w:date="2023-07-26T10:29:00Z" w:id="162"/>
          <w:rFonts w:cs="Tahoma"/>
          <w:b/>
          <w:bCs/>
          <w:lang w:val="en-US"/>
          <w:rPrChange w:author="Tsoumaka Erasmia" w:date="2023-07-26T10:30:00Z" w:id="163">
            <w:rPr>
              <w:ins w:author="Tsoumaka Erasmia" w:date="2023-07-26T10:29:00Z" w:id="164"/>
              <w:lang w:val="el-GR"/>
            </w:rPr>
          </w:rPrChange>
        </w:rPr>
      </w:pPr>
      <w:ins w:author="Tsoumaka Erasmia" w:date="2023-07-26T10:30:00Z" w:id="165">
        <w:r w:rsidRPr="00712184">
          <w:rPr>
            <w:rFonts w:cs="Tahoma"/>
            <w:lang w:val="en-US"/>
          </w:rPr>
          <w:t>Initiator:</w:t>
        </w:r>
      </w:ins>
      <w:ins w:author="Tsoumaka Erasmia" w:date="2023-07-26T10:29:00Z" w:id="166">
        <w:r w:rsidRPr="00712184">
          <w:rPr>
            <w:rFonts w:cs="Tahoma"/>
            <w:lang w:val="en-US"/>
          </w:rPr>
          <w:t xml:space="preserve"> </w:t>
        </w:r>
        <w:r w:rsidRPr="00712184">
          <w:rPr>
            <w:rFonts w:cs="Tahoma"/>
            <w:b/>
            <w:bCs/>
            <w:lang w:val="en-US"/>
            <w:rPrChange w:author="Tsoumaka Erasmia" w:date="2023-07-26T10:30:00Z" w:id="167">
              <w:rPr>
                <w:lang w:val="en-US"/>
              </w:rPr>
            </w:rPrChange>
          </w:rPr>
          <w:t xml:space="preserve">HR Recruiter </w:t>
        </w:r>
      </w:ins>
    </w:p>
    <w:p w:rsidRPr="00712184" w:rsidR="00992E0A" w:rsidP="00992E0A" w:rsidRDefault="00992E0A" w14:paraId="431C40D9" w14:textId="7F8C93B9">
      <w:pPr>
        <w:rPr>
          <w:ins w:author="Tsoumaka Erasmia" w:date="2023-07-26T10:29:00Z" w:id="168"/>
          <w:rFonts w:cs="Tahoma"/>
          <w:lang w:val="en-US"/>
          <w:rPrChange w:author="Tsoumaka Erasmia" w:date="2023-07-26T10:30:00Z" w:id="169">
            <w:rPr>
              <w:ins w:author="Tsoumaka Erasmia" w:date="2023-07-26T10:29:00Z" w:id="170"/>
              <w:lang w:val="el-GR"/>
            </w:rPr>
          </w:rPrChange>
        </w:rPr>
      </w:pPr>
      <w:ins w:author="Tsoumaka Erasmia" w:date="2023-07-26T10:30:00Z" w:id="171">
        <w:r w:rsidRPr="00712184">
          <w:rPr>
            <w:rFonts w:cs="Tahoma"/>
            <w:lang w:val="en-US"/>
          </w:rPr>
          <w:t>Input:</w:t>
        </w:r>
      </w:ins>
    </w:p>
    <w:p w:rsidRPr="00712184" w:rsidR="00992E0A" w:rsidP="00992E0A" w:rsidRDefault="00992E0A" w14:paraId="2DF0965B" w14:textId="46C26EAE">
      <w:pPr>
        <w:numPr>
          <w:ilvl w:val="0"/>
          <w:numId w:val="87"/>
        </w:numPr>
        <w:rPr>
          <w:ins w:author="Tsoumaka Erasmia" w:date="2023-07-26T10:39:00Z" w:id="172"/>
          <w:rFonts w:cs="Tahoma"/>
          <w:lang w:val="el-GR"/>
        </w:rPr>
      </w:pPr>
      <w:ins w:author="Tsoumaka Erasmia" w:date="2023-07-26T10:29:00Z" w:id="173">
        <w:r w:rsidRPr="00992E0A">
          <w:rPr>
            <w:rFonts w:cs="Tahoma"/>
            <w:lang w:val="el-GR"/>
          </w:rPr>
          <w:t xml:space="preserve">o </w:t>
        </w:r>
        <w:r w:rsidRPr="00712184">
          <w:rPr>
            <w:rFonts w:cs="Tahoma"/>
            <w:u w:val="single"/>
            <w:lang w:val="el-GR"/>
            <w:rPrChange w:author="Tsoumaka Erasmia" w:date="2023-07-26T10:30:00Z" w:id="174">
              <w:rPr>
                <w:b/>
                <w:bCs/>
                <w:lang w:val="el-GR"/>
              </w:rPr>
            </w:rPrChange>
          </w:rPr>
          <w:t xml:space="preserve">HR </w:t>
        </w:r>
      </w:ins>
      <w:ins w:author="Tsoumaka Erasmia" w:date="2023-07-26T10:30:00Z" w:id="175">
        <w:r w:rsidRPr="00712184">
          <w:rPr>
            <w:rFonts w:cs="Tahoma"/>
            <w:u w:val="single"/>
            <w:lang w:val="en-US"/>
            <w:rPrChange w:author="Tsoumaka Erasmia" w:date="2023-07-26T10:30:00Z" w:id="176">
              <w:rPr>
                <w:b/>
                <w:bCs/>
                <w:lang w:val="en-US"/>
              </w:rPr>
            </w:rPrChange>
          </w:rPr>
          <w:t>Recruiter</w:t>
        </w:r>
      </w:ins>
      <w:ins w:author="Tsoumaka Erasmia" w:date="2023-07-26T10:29:00Z" w:id="177">
        <w:r w:rsidRPr="00992E0A">
          <w:rPr>
            <w:rFonts w:cs="Tahoma"/>
            <w:lang w:val="el-GR"/>
          </w:rPr>
          <w:t xml:space="preserve"> δημιουργεί και αποστέλλει</w:t>
        </w:r>
      </w:ins>
      <w:ins w:author="Tsoumaka Erasmia" w:date="2023-07-26T10:30:00Z" w:id="178">
        <w:r w:rsidRPr="00712184">
          <w:rPr>
            <w:rFonts w:cs="Tahoma"/>
            <w:lang w:val="el-GR"/>
          </w:rPr>
          <w:t xml:space="preserve"> ένα </w:t>
        </w:r>
      </w:ins>
      <w:ins w:author="Tsoumaka Erasmia" w:date="2023-07-26T10:29:00Z" w:id="179">
        <w:r w:rsidRPr="00992E0A">
          <w:rPr>
            <w:rFonts w:cs="Tahoma"/>
            <w:lang w:val="el-GR"/>
          </w:rPr>
          <w:t xml:space="preserve">ερωτηματολόγιο στον </w:t>
        </w:r>
        <w:r w:rsidRPr="00712184">
          <w:rPr>
            <w:rFonts w:cs="Tahoma"/>
            <w:u w:val="single"/>
            <w:lang w:val="el-GR"/>
            <w:rPrChange w:author="Tsoumaka Erasmia" w:date="2023-07-26T10:30:00Z" w:id="180">
              <w:rPr>
                <w:b/>
                <w:bCs/>
                <w:lang w:val="el-GR"/>
              </w:rPr>
            </w:rPrChange>
          </w:rPr>
          <w:t xml:space="preserve">BU </w:t>
        </w:r>
      </w:ins>
      <w:ins w:author="Tsoumaka Erasmia" w:date="2023-07-26T10:30:00Z" w:id="181">
        <w:r w:rsidRPr="00712184">
          <w:rPr>
            <w:rFonts w:cs="Tahoma"/>
            <w:u w:val="single"/>
            <w:lang w:val="en-US"/>
            <w:rPrChange w:author="Tsoumaka Erasmia" w:date="2023-07-26T10:30:00Z" w:id="182">
              <w:rPr>
                <w:b/>
                <w:bCs/>
                <w:lang w:val="en-US"/>
              </w:rPr>
            </w:rPrChange>
          </w:rPr>
          <w:t>Instructor</w:t>
        </w:r>
      </w:ins>
      <w:ins w:author="Tsoumaka Erasmia" w:date="2023-07-26T10:31:00Z" w:id="183">
        <w:r w:rsidRPr="00712184">
          <w:rPr>
            <w:rFonts w:cs="Tahoma"/>
            <w:lang w:val="el-GR"/>
            <w:rPrChange w:author="Tsoumaka Erasmia" w:date="2023-07-26T10:31:00Z" w:id="184">
              <w:rPr>
                <w:lang w:val="en-US"/>
              </w:rPr>
            </w:rPrChange>
          </w:rPr>
          <w:t xml:space="preserve"> (</w:t>
        </w:r>
        <w:proofErr w:type="spellStart"/>
        <w:r w:rsidRPr="00712184">
          <w:rPr>
            <w:rFonts w:cs="Tahoma"/>
            <w:lang w:val="el-GR"/>
          </w:rPr>
          <w:t>βλ</w:t>
        </w:r>
        <w:proofErr w:type="spellEnd"/>
        <w:r w:rsidRPr="00712184">
          <w:rPr>
            <w:rFonts w:cs="Tahoma"/>
            <w:lang w:val="el-GR"/>
          </w:rPr>
          <w:t xml:space="preserve"> το παρακάτω αρχείο)</w:t>
        </w:r>
      </w:ins>
    </w:p>
    <w:p w:rsidRPr="00712184" w:rsidR="0035738C" w:rsidP="31FE47E4" w:rsidRDefault="0035738C" w14:paraId="2C1CD796" w14:textId="738798AF">
      <w:pPr>
        <w:ind w:left="720"/>
        <w:rPr>
          <w:ins w:author="Tsoumaka Erasmia" w:date="2023-07-26T10:32:00Z" w:id="185"/>
          <w:rFonts w:cs="Tahoma"/>
          <w:lang w:val="el-GR"/>
        </w:rPr>
        <w:pPrChange w:author="Tsoumaka Erasmia" w:date="2023-07-26T10:40:00Z" w:id="186">
          <w:pPr>
            <w:numPr>
              <w:numId w:val="87"/>
            </w:numPr>
            <w:tabs>
              <w:tab w:val="num" w:pos="720"/>
            </w:tabs>
            <w:ind w:left="720" w:hanging="360"/>
          </w:pPr>
        </w:pPrChange>
      </w:pPr>
      <w:ins w:author="Tsoumaka Erasmia" w:date="2023-07-26T10:39:00Z" w:id="104551279">
        <w:r w:rsidRPr="31FE47E4">
          <w:rPr>
            <w:rFonts w:cs="Tahoma"/>
            <w:lang w:val="el-GR"/>
          </w:rPr>
          <w:fldChar w:fldCharType="begin"/>
        </w:r>
      </w:ins>
      <w:ins w:author="Tsoumaka Erasmia" w:date="2023-07-26T10:45:00Z" w:id="206869470">
        <w:r w:rsidRPr="31FE47E4">
          <w:rPr>
            <w:rFonts w:cs="Tahoma"/>
            <w:lang w:val="el-GR"/>
          </w:rPr>
          <w:instrText xml:space="preserve">HYPERLINK "C:\\Users\\tsoumakae\\Downloads\\Questionnaire.docx"</w:instrText>
        </w:r>
      </w:ins>
      <w:ins w:author="Tsoumaka Erasmia" w:date="2023-07-26T10:39:00Z" w:id="760040387">
        <w:r w:rsidRPr="31FE47E4">
          <w:rPr>
            <w:rFonts w:cs="Tahoma"/>
            <w:lang w:val="el-GR"/>
          </w:rPr>
          <w:fldChar w:fldCharType="separate"/>
        </w:r>
        <w:r w:rsidRPr="31FE47E4" w:rsidR="0035738C">
          <w:rPr>
            <w:rStyle w:val="Hyperlink"/>
            <w:rFonts w:cs="Tahoma"/>
            <w:lang w:val="el-GR"/>
          </w:rPr>
          <w:t>..\..\..\..\..\</w:t>
        </w:r>
        <w:r w:rsidRPr="31FE47E4" w:rsidR="0035738C">
          <w:rPr>
            <w:rStyle w:val="Hyperlink"/>
            <w:rFonts w:cs="Tahoma"/>
            <w:lang w:val="el-GR"/>
          </w:rPr>
          <w:t>Downloads</w:t>
        </w:r>
        <w:r w:rsidRPr="31FE47E4" w:rsidR="0035738C">
          <w:rPr>
            <w:rStyle w:val="Hyperlink"/>
            <w:rFonts w:cs="Tahoma"/>
            <w:lang w:val="el-GR"/>
          </w:rPr>
          <w:t>\Questionnaire.docx</w:t>
        </w:r>
        <w:r w:rsidRPr="31FE47E4">
          <w:rPr>
            <w:rFonts w:cs="Tahoma"/>
            <w:lang w:val="el-GR"/>
          </w:rPr>
          <w:fldChar w:fldCharType="end"/>
        </w:r>
      </w:ins>
    </w:p>
    <w:p w:rsidRPr="00712184" w:rsidR="00992E0A" w:rsidP="00992E0A" w:rsidRDefault="00992E0A" w14:paraId="7AB2340E" w14:textId="2C1395E0">
      <w:pPr>
        <w:numPr>
          <w:ilvl w:val="0"/>
          <w:numId w:val="87"/>
        </w:numPr>
        <w:rPr>
          <w:ins w:author="Tsoumaka Erasmia" w:date="2023-07-26T10:29:00Z" w:id="190"/>
          <w:rFonts w:cs="Tahoma"/>
          <w:lang w:val="el-GR"/>
        </w:rPr>
      </w:pPr>
      <w:ins w:author="Tsoumaka Erasmia" w:date="2023-07-26T10:29:00Z" w:id="191">
        <w:r w:rsidRPr="00992E0A">
          <w:rPr>
            <w:rFonts w:cs="Tahoma"/>
            <w:lang w:val="el-GR"/>
          </w:rPr>
          <w:t xml:space="preserve">Ο </w:t>
        </w:r>
        <w:r w:rsidRPr="007A591E">
          <w:rPr>
            <w:rFonts w:cs="Tahoma"/>
            <w:u w:val="single"/>
            <w:lang w:val="el-GR"/>
          </w:rPr>
          <w:t xml:space="preserve">BU </w:t>
        </w:r>
      </w:ins>
      <w:ins w:author="Tsoumaka Erasmia" w:date="2023-07-26T10:40:00Z" w:id="192">
        <w:r w:rsidRPr="007A591E" w:rsidR="0035738C">
          <w:rPr>
            <w:rFonts w:cs="Tahoma"/>
            <w:u w:val="single"/>
            <w:lang w:val="en-US"/>
          </w:rPr>
          <w:t>Instructor</w:t>
        </w:r>
        <w:r w:rsidRPr="00712184" w:rsidR="0035738C">
          <w:rPr>
            <w:rFonts w:cs="Tahoma"/>
            <w:b/>
            <w:bCs/>
            <w:lang w:val="el-GR"/>
            <w:rPrChange w:author="Tsoumaka Erasmia" w:date="2023-07-26T10:40:00Z" w:id="193">
              <w:rPr>
                <w:b/>
                <w:bCs/>
                <w:lang w:val="en-US"/>
              </w:rPr>
            </w:rPrChange>
          </w:rPr>
          <w:t xml:space="preserve"> </w:t>
        </w:r>
      </w:ins>
      <w:ins w:author="Tsoumaka Erasmia" w:date="2023-07-26T10:29:00Z" w:id="194">
        <w:r w:rsidRPr="00992E0A">
          <w:rPr>
            <w:rFonts w:cs="Tahoma"/>
            <w:lang w:val="el-GR"/>
          </w:rPr>
          <w:t xml:space="preserve">συμπληρώνει/καθορίζει τις </w:t>
        </w:r>
      </w:ins>
      <w:ins w:author="Tsoumaka Erasmia" w:date="2023-07-26T10:40:00Z" w:id="195">
        <w:r w:rsidRPr="00712184" w:rsidR="0035738C">
          <w:rPr>
            <w:rFonts w:cs="Tahoma"/>
            <w:lang w:val="el-GR"/>
          </w:rPr>
          <w:t>ανάγκες</w:t>
        </w:r>
      </w:ins>
      <w:ins w:author="Tsoumaka Erasmia" w:date="2023-07-26T10:29:00Z" w:id="196">
        <w:r w:rsidRPr="00992E0A">
          <w:rPr>
            <w:rFonts w:cs="Tahoma"/>
            <w:lang w:val="el-GR"/>
          </w:rPr>
          <w:t xml:space="preserve"> του σε συγκεκριμένες περιοχές (κενές θέσεις εργασίας) </w:t>
        </w:r>
      </w:ins>
      <w:ins w:author="Tsoumaka Erasmia" w:date="2023-07-26T10:41:00Z" w:id="197">
        <w:r w:rsidRPr="00712184" w:rsidR="0035738C">
          <w:rPr>
            <w:rFonts w:cs="Tahoma"/>
            <w:lang w:val="el-GR"/>
          </w:rPr>
          <w:t>π.χ.</w:t>
        </w:r>
        <w:r w:rsidRPr="00712184" w:rsidR="0035738C">
          <w:rPr>
            <w:rFonts w:cs="Tahoma"/>
            <w:lang w:val="el-GR"/>
            <w:rPrChange w:author="Tsoumaka Erasmia" w:date="2023-07-26T10:41:00Z" w:id="198">
              <w:rPr>
                <w:lang w:val="en-US"/>
              </w:rPr>
            </w:rPrChange>
          </w:rPr>
          <w:t xml:space="preserve"> </w:t>
        </w:r>
        <w:r w:rsidRPr="00712184" w:rsidR="0035738C">
          <w:rPr>
            <w:rFonts w:cs="Tahoma"/>
            <w:lang w:val="el-GR"/>
          </w:rPr>
          <w:t xml:space="preserve">Αν έχουμε σαν </w:t>
        </w:r>
      </w:ins>
      <w:ins w:author="Tsoumaka Erasmia" w:date="2023-07-26T10:29:00Z" w:id="199">
        <w:r w:rsidRPr="00992E0A">
          <w:rPr>
            <w:rFonts w:cs="Tahoma"/>
            <w:lang w:val="el-GR"/>
          </w:rPr>
          <w:t xml:space="preserve"> </w:t>
        </w:r>
        <w:r w:rsidRPr="00712184">
          <w:rPr>
            <w:rFonts w:cs="Tahoma"/>
            <w:lang w:val="en-US"/>
            <w:rPrChange w:author="Tsoumaka Erasmia" w:date="2023-07-26T10:41:00Z" w:id="200">
              <w:rPr>
                <w:lang w:val="el-GR"/>
              </w:rPr>
            </w:rPrChange>
          </w:rPr>
          <w:t>Domain</w:t>
        </w:r>
        <w:r w:rsidRPr="00712184">
          <w:rPr>
            <w:rFonts w:cs="Tahoma"/>
            <w:lang w:val="el-GR"/>
          </w:rPr>
          <w:t xml:space="preserve"> </w:t>
        </w:r>
        <w:r w:rsidRPr="00712184">
          <w:rPr>
            <w:rFonts w:cs="Tahoma"/>
            <w:lang w:val="en-US"/>
            <w:rPrChange w:author="Tsoumaka Erasmia" w:date="2023-07-26T10:41:00Z" w:id="201">
              <w:rPr>
                <w:lang w:val="el-GR"/>
              </w:rPr>
            </w:rPrChange>
          </w:rPr>
          <w:t>Area</w:t>
        </w:r>
      </w:ins>
      <w:ins w:author="Tsoumaka Erasmia" w:date="2023-07-26T10:41:00Z" w:id="202">
        <w:r w:rsidRPr="00712184" w:rsidR="0035738C">
          <w:rPr>
            <w:rFonts w:cs="Tahoma"/>
            <w:lang w:val="el-GR"/>
          </w:rPr>
          <w:t xml:space="preserve"> το </w:t>
        </w:r>
      </w:ins>
      <w:ins w:author="Tsoumaka Erasmia" w:date="2023-07-26T10:29:00Z" w:id="203">
        <w:r w:rsidRPr="00712184">
          <w:rPr>
            <w:rFonts w:cs="Tahoma"/>
            <w:lang w:val="en-US"/>
            <w:rPrChange w:author="Tsoumaka Erasmia" w:date="2023-07-26T10:41:00Z" w:id="204">
              <w:rPr>
                <w:lang w:val="el-GR"/>
              </w:rPr>
            </w:rPrChange>
          </w:rPr>
          <w:t>Data</w:t>
        </w:r>
        <w:r w:rsidRPr="00712184">
          <w:rPr>
            <w:rFonts w:cs="Tahoma"/>
            <w:lang w:val="el-GR"/>
          </w:rPr>
          <w:t xml:space="preserve"> </w:t>
        </w:r>
        <w:r w:rsidRPr="00712184">
          <w:rPr>
            <w:rFonts w:cs="Tahoma"/>
            <w:lang w:val="en-US"/>
            <w:rPrChange w:author="Tsoumaka Erasmia" w:date="2023-07-26T10:41:00Z" w:id="205">
              <w:rPr>
                <w:lang w:val="el-GR"/>
              </w:rPr>
            </w:rPrChange>
          </w:rPr>
          <w:t>Analytics</w:t>
        </w:r>
      </w:ins>
      <w:ins w:author="Tsoumaka Erasmia" w:date="2023-07-26T10:41:00Z" w:id="206">
        <w:r w:rsidRPr="00712184" w:rsidR="0035738C">
          <w:rPr>
            <w:rFonts w:cs="Tahoma"/>
            <w:lang w:val="el-GR"/>
          </w:rPr>
          <w:t xml:space="preserve"> καθορίζει του ρόλους για </w:t>
        </w:r>
      </w:ins>
      <w:ins w:author="Tsoumaka Erasmia" w:date="2023-07-26T10:29:00Z" w:id="207">
        <w:r w:rsidRPr="00712184">
          <w:rPr>
            <w:rFonts w:cs="Tahoma"/>
            <w:lang w:val="el-GR"/>
          </w:rPr>
          <w:t xml:space="preserve"> </w:t>
        </w:r>
        <w:r w:rsidRPr="00712184">
          <w:rPr>
            <w:rFonts w:cs="Tahoma"/>
            <w:lang w:val="en-US"/>
            <w:rPrChange w:author="Tsoumaka Erasmia" w:date="2023-07-26T10:41:00Z" w:id="208">
              <w:rPr>
                <w:lang w:val="el-GR"/>
              </w:rPr>
            </w:rPrChange>
          </w:rPr>
          <w:t>Data</w:t>
        </w:r>
        <w:r w:rsidRPr="00712184">
          <w:rPr>
            <w:rFonts w:cs="Tahoma"/>
            <w:lang w:val="el-GR"/>
          </w:rPr>
          <w:t xml:space="preserve"> </w:t>
        </w:r>
        <w:r w:rsidRPr="00712184">
          <w:rPr>
            <w:rFonts w:cs="Tahoma"/>
            <w:lang w:val="en-US"/>
            <w:rPrChange w:author="Tsoumaka Erasmia" w:date="2023-07-26T10:41:00Z" w:id="209">
              <w:rPr>
                <w:lang w:val="el-GR"/>
              </w:rPr>
            </w:rPrChange>
          </w:rPr>
          <w:t>Sciences</w:t>
        </w:r>
        <w:r w:rsidRPr="00712184">
          <w:rPr>
            <w:rFonts w:cs="Tahoma"/>
            <w:lang w:val="el-GR"/>
          </w:rPr>
          <w:t xml:space="preserve">, </w:t>
        </w:r>
        <w:r w:rsidRPr="00712184">
          <w:rPr>
            <w:rFonts w:cs="Tahoma"/>
            <w:lang w:val="en-US"/>
            <w:rPrChange w:author="Tsoumaka Erasmia" w:date="2023-07-26T10:41:00Z" w:id="210">
              <w:rPr>
                <w:lang w:val="el-GR"/>
              </w:rPr>
            </w:rPrChange>
          </w:rPr>
          <w:t>Data</w:t>
        </w:r>
        <w:r w:rsidRPr="00712184">
          <w:rPr>
            <w:rFonts w:cs="Tahoma"/>
            <w:lang w:val="el-GR"/>
          </w:rPr>
          <w:t xml:space="preserve"> </w:t>
        </w:r>
        <w:r w:rsidRPr="00712184">
          <w:rPr>
            <w:rFonts w:cs="Tahoma"/>
            <w:lang w:val="en-US"/>
            <w:rPrChange w:author="Tsoumaka Erasmia" w:date="2023-07-26T10:41:00Z" w:id="211">
              <w:rPr>
                <w:lang w:val="el-GR"/>
              </w:rPr>
            </w:rPrChange>
          </w:rPr>
          <w:t>Engineer</w:t>
        </w:r>
        <w:r w:rsidRPr="00712184">
          <w:rPr>
            <w:rFonts w:cs="Tahoma"/>
            <w:lang w:val="el-GR"/>
          </w:rPr>
          <w:t xml:space="preserve"> </w:t>
        </w:r>
      </w:ins>
      <w:ins w:author="Tsoumaka Erasmia" w:date="2023-07-26T10:41:00Z" w:id="212">
        <w:r w:rsidRPr="00712184" w:rsidR="0035738C">
          <w:rPr>
            <w:rFonts w:cs="Tahoma"/>
            <w:lang w:val="el-GR"/>
          </w:rPr>
          <w:t>(</w:t>
        </w:r>
      </w:ins>
      <w:ins w:author="Tsoumaka Erasmia" w:date="2023-07-26T10:29:00Z" w:id="213">
        <w:r w:rsidRPr="00712184">
          <w:rPr>
            <w:rFonts w:cs="Tahoma"/>
            <w:lang w:val="en-US"/>
            <w:rPrChange w:author="Tsoumaka Erasmia" w:date="2023-07-26T10:41:00Z" w:id="214">
              <w:rPr>
                <w:lang w:val="el-GR"/>
              </w:rPr>
            </w:rPrChange>
          </w:rPr>
          <w:t>SQL</w:t>
        </w:r>
        <w:r w:rsidRPr="00712184">
          <w:rPr>
            <w:rFonts w:cs="Tahoma"/>
            <w:lang w:val="el-GR"/>
          </w:rPr>
          <w:t xml:space="preserve"> , </w:t>
        </w:r>
        <w:r w:rsidRPr="00712184">
          <w:rPr>
            <w:rFonts w:cs="Tahoma"/>
            <w:lang w:val="en-US"/>
            <w:rPrChange w:author="Tsoumaka Erasmia" w:date="2023-07-26T10:41:00Z" w:id="215">
              <w:rPr>
                <w:lang w:val="el-GR"/>
              </w:rPr>
            </w:rPrChange>
          </w:rPr>
          <w:t>Jupiter</w:t>
        </w:r>
        <w:r w:rsidRPr="00712184">
          <w:rPr>
            <w:rFonts w:cs="Tahoma"/>
            <w:lang w:val="el-GR"/>
          </w:rPr>
          <w:t>)</w:t>
        </w:r>
      </w:ins>
      <w:ins w:author="Tsoumaka Erasmia" w:date="2023-07-26T10:41:00Z" w:id="216">
        <w:r w:rsidRPr="00712184" w:rsidR="0035738C">
          <w:rPr>
            <w:rFonts w:cs="Tahoma"/>
            <w:lang w:val="el-GR"/>
          </w:rPr>
          <w:t xml:space="preserve"> κτλ. </w:t>
        </w:r>
      </w:ins>
    </w:p>
    <w:p w:rsidRPr="00992E0A" w:rsidR="00992E0A" w:rsidP="00992E0A" w:rsidRDefault="00992E0A" w14:paraId="2183EE75" w14:textId="74E2CD4E">
      <w:pPr>
        <w:numPr>
          <w:ilvl w:val="0"/>
          <w:numId w:val="87"/>
        </w:numPr>
        <w:rPr>
          <w:ins w:author="Tsoumaka Erasmia" w:date="2023-07-26T10:29:00Z" w:id="217"/>
          <w:rFonts w:cs="Tahoma"/>
          <w:lang w:val="el-GR"/>
        </w:rPr>
      </w:pPr>
      <w:ins w:author="Tsoumaka Erasmia" w:date="2023-07-26T10:29:00Z" w:id="218">
        <w:r w:rsidRPr="00992E0A">
          <w:rPr>
            <w:rFonts w:cs="Tahoma"/>
            <w:lang w:val="el-GR"/>
          </w:rPr>
          <w:t xml:space="preserve">O </w:t>
        </w:r>
        <w:r w:rsidRPr="007A591E">
          <w:rPr>
            <w:rFonts w:cs="Tahoma"/>
            <w:u w:val="single"/>
            <w:lang w:val="el-GR"/>
          </w:rPr>
          <w:t xml:space="preserve">HR </w:t>
        </w:r>
      </w:ins>
      <w:ins w:author="Tsoumaka Erasmia" w:date="2023-07-26T10:42:00Z" w:id="219">
        <w:r w:rsidRPr="007A591E" w:rsidR="0035738C">
          <w:rPr>
            <w:rFonts w:cs="Tahoma"/>
            <w:u w:val="single"/>
            <w:lang w:val="en-US"/>
          </w:rPr>
          <w:t>Recruiter</w:t>
        </w:r>
      </w:ins>
      <w:ins w:author="Tsoumaka Erasmia" w:date="2023-07-26T10:43:00Z" w:id="220">
        <w:r w:rsidRPr="00712184" w:rsidR="0035738C">
          <w:rPr>
            <w:rFonts w:cs="Tahoma"/>
            <w:lang w:val="el-GR"/>
            <w:rPrChange w:author="Tsoumaka Erasmia" w:date="2023-07-26T10:43:00Z" w:id="221">
              <w:rPr>
                <w:lang w:val="en-US"/>
              </w:rPr>
            </w:rPrChange>
          </w:rPr>
          <w:t xml:space="preserve">, </w:t>
        </w:r>
      </w:ins>
      <w:ins w:author="Tsoumaka Erasmia" w:date="2023-07-26T10:29:00Z" w:id="222">
        <w:r w:rsidRPr="00992E0A">
          <w:rPr>
            <w:rFonts w:cs="Tahoma"/>
            <w:lang w:val="el-GR"/>
          </w:rPr>
          <w:t>βάσ</w:t>
        </w:r>
      </w:ins>
      <w:ins w:author="Tsoumaka Erasmia" w:date="2023-07-26T10:42:00Z" w:id="223">
        <w:r w:rsidRPr="00712184" w:rsidR="0035738C">
          <w:rPr>
            <w:rFonts w:cs="Tahoma"/>
            <w:lang w:val="el-GR"/>
          </w:rPr>
          <w:t>ει</w:t>
        </w:r>
      </w:ins>
      <w:ins w:author="Tsoumaka Erasmia" w:date="2023-07-26T10:29:00Z" w:id="224">
        <w:r w:rsidRPr="00992E0A">
          <w:rPr>
            <w:rFonts w:cs="Tahoma"/>
            <w:lang w:val="el-GR"/>
          </w:rPr>
          <w:t xml:space="preserve"> των υποβληθέντων εγγράφων θα δημιουργήσει</w:t>
        </w:r>
      </w:ins>
      <w:ins w:author="Tsoumaka Erasmia" w:date="2023-07-26T10:43:00Z" w:id="225">
        <w:r w:rsidRPr="00712184" w:rsidR="0035738C">
          <w:rPr>
            <w:rFonts w:cs="Tahoma"/>
            <w:lang w:val="el-GR"/>
          </w:rPr>
          <w:t xml:space="preserve"> </w:t>
        </w:r>
      </w:ins>
      <w:ins w:author="Tsoumaka Erasmia" w:date="2023-07-26T10:29:00Z" w:id="226">
        <w:r w:rsidRPr="00992E0A">
          <w:rPr>
            <w:rFonts w:cs="Tahoma"/>
            <w:lang w:val="el-GR"/>
          </w:rPr>
          <w:t xml:space="preserve">το σχετικό </w:t>
        </w:r>
      </w:ins>
      <w:ins w:author="Tsoumaka Erasmia" w:date="2023-07-26T10:43:00Z" w:id="227">
        <w:r w:rsidRPr="00712184" w:rsidR="0035738C">
          <w:rPr>
            <w:rFonts w:cs="Tahoma"/>
            <w:lang w:val="en-US"/>
          </w:rPr>
          <w:t>Job</w:t>
        </w:r>
        <w:r w:rsidRPr="00712184" w:rsidR="0035738C">
          <w:rPr>
            <w:rFonts w:cs="Tahoma"/>
            <w:lang w:val="el-GR"/>
            <w:rPrChange w:author="Tsoumaka Erasmia" w:date="2023-07-26T10:43:00Z" w:id="228">
              <w:rPr>
                <w:lang w:val="en-US"/>
              </w:rPr>
            </w:rPrChange>
          </w:rPr>
          <w:t xml:space="preserve"> </w:t>
        </w:r>
        <w:r w:rsidRPr="00712184" w:rsidR="0035738C">
          <w:rPr>
            <w:rFonts w:cs="Tahoma"/>
            <w:lang w:val="en-US"/>
          </w:rPr>
          <w:t>Description</w:t>
        </w:r>
        <w:r w:rsidRPr="00712184" w:rsidR="0035738C">
          <w:rPr>
            <w:rFonts w:cs="Tahoma"/>
            <w:lang w:val="el-GR"/>
            <w:rPrChange w:author="Tsoumaka Erasmia" w:date="2023-07-26T10:43:00Z" w:id="229">
              <w:rPr>
                <w:lang w:val="en-US"/>
              </w:rPr>
            </w:rPrChange>
          </w:rPr>
          <w:t xml:space="preserve"> </w:t>
        </w:r>
      </w:ins>
      <w:ins w:author="Tsoumaka Erasmia" w:date="2023-07-26T10:29:00Z" w:id="230">
        <w:r w:rsidRPr="00992E0A">
          <w:rPr>
            <w:rFonts w:cs="Tahoma"/>
            <w:lang w:val="el-GR"/>
          </w:rPr>
          <w:t xml:space="preserve">(Πρακτική Εξάσκηση) και θα το υποβάλλει στο ATLAS ή σε άλλα </w:t>
        </w:r>
      </w:ins>
      <w:ins w:author="Tsoumaka Erasmia" w:date="2023-07-26T10:43:00Z" w:id="231">
        <w:r w:rsidRPr="00712184" w:rsidR="0035738C">
          <w:rPr>
            <w:rFonts w:cs="Tahoma"/>
            <w:lang w:val="en-US"/>
          </w:rPr>
          <w:t>Job</w:t>
        </w:r>
        <w:r w:rsidRPr="00712184" w:rsidR="0035738C">
          <w:rPr>
            <w:rFonts w:cs="Tahoma"/>
            <w:lang w:val="el-GR"/>
            <w:rPrChange w:author="Tsoumaka Erasmia" w:date="2023-07-26T10:43:00Z" w:id="232">
              <w:rPr>
                <w:lang w:val="en-US"/>
              </w:rPr>
            </w:rPrChange>
          </w:rPr>
          <w:t xml:space="preserve"> </w:t>
        </w:r>
        <w:r w:rsidRPr="00712184" w:rsidR="0035738C">
          <w:rPr>
            <w:rFonts w:cs="Tahoma"/>
            <w:lang w:val="en-US"/>
          </w:rPr>
          <w:t>Boards</w:t>
        </w:r>
        <w:r w:rsidRPr="00712184" w:rsidR="0035738C">
          <w:rPr>
            <w:rFonts w:cs="Tahoma"/>
            <w:lang w:val="el-GR"/>
            <w:rPrChange w:author="Tsoumaka Erasmia" w:date="2023-07-26T10:43:00Z" w:id="233">
              <w:rPr>
                <w:lang w:val="en-US"/>
              </w:rPr>
            </w:rPrChange>
          </w:rPr>
          <w:t xml:space="preserve"> </w:t>
        </w:r>
      </w:ins>
      <w:ins w:author="Tsoumaka Erasmia" w:date="2023-07-26T10:29:00Z" w:id="234">
        <w:r w:rsidRPr="00992E0A">
          <w:rPr>
            <w:rFonts w:cs="Tahoma"/>
            <w:lang w:val="el-GR"/>
          </w:rPr>
          <w:t>(</w:t>
        </w:r>
      </w:ins>
      <w:proofErr w:type="spellStart"/>
      <w:ins w:author="Tsoumaka Erasmia" w:date="2023-07-26T10:43:00Z" w:id="235">
        <w:r w:rsidRPr="00712184" w:rsidR="0035738C">
          <w:rPr>
            <w:rFonts w:cs="Tahoma"/>
            <w:lang w:val="en-US"/>
          </w:rPr>
          <w:t>Workables</w:t>
        </w:r>
      </w:ins>
      <w:proofErr w:type="spellEnd"/>
      <w:ins w:author="Tsoumaka Erasmia" w:date="2023-07-26T10:29:00Z" w:id="236">
        <w:r w:rsidRPr="00992E0A">
          <w:rPr>
            <w:rFonts w:cs="Tahoma"/>
            <w:lang w:val="el-GR"/>
          </w:rPr>
          <w:t>)</w:t>
        </w:r>
      </w:ins>
    </w:p>
    <w:p w:rsidRPr="00D23304" w:rsidR="00D23304" w:rsidP="00D23304" w:rsidRDefault="00D23304" w14:paraId="3FA9B647" w14:textId="05B89F8A">
      <w:pPr>
        <w:spacing w:before="100" w:beforeAutospacing="1" w:after="100" w:afterAutospacing="1" w:line="240" w:lineRule="auto"/>
        <w:jc w:val="left"/>
        <w:rPr>
          <w:ins w:author="Tsoumaka Erasmia" w:date="2023-07-26T10:46:00Z" w:id="237"/>
          <w:rFonts w:cs="Tahoma"/>
          <w:lang w:val="en-US" w:eastAsia="el-GR"/>
          <w:rPrChange w:author="Tsoumaka Erasmia" w:date="2023-07-26T10:47:00Z" w:id="238">
            <w:rPr>
              <w:ins w:author="Tsoumaka Erasmia" w:date="2023-07-26T10:46:00Z" w:id="239"/>
              <w:rFonts w:ascii="Times New Roman" w:hAnsi="Times New Roman"/>
              <w:sz w:val="24"/>
              <w:szCs w:val="24"/>
              <w:lang w:val="el-GR" w:eastAsia="el-GR"/>
            </w:rPr>
          </w:rPrChange>
        </w:rPr>
      </w:pPr>
      <w:ins w:author="Tsoumaka Erasmia" w:date="2023-07-26T10:46:00Z" w:id="240">
        <w:r w:rsidRPr="00D23304">
          <w:rPr>
            <w:rFonts w:cs="Tahoma"/>
            <w:lang w:val="el-GR" w:eastAsia="el-GR"/>
            <w:rPrChange w:author="Tsoumaka Erasmia" w:date="2023-07-26T10:47:00Z" w:id="241">
              <w:rPr>
                <w:rFonts w:ascii="Times New Roman" w:hAnsi="Times New Roman"/>
                <w:sz w:val="24"/>
                <w:szCs w:val="24"/>
                <w:lang w:val="el-GR" w:eastAsia="el-GR"/>
              </w:rPr>
            </w:rPrChange>
          </w:rPr>
          <w:t>O</w:t>
        </w:r>
      </w:ins>
      <w:proofErr w:type="spellStart"/>
      <w:ins w:author="Tsoumaka Erasmia" w:date="2023-07-26T10:48:00Z" w:id="242">
        <w:r>
          <w:rPr>
            <w:rFonts w:cs="Tahoma"/>
            <w:lang w:val="en-US" w:eastAsia="el-GR"/>
          </w:rPr>
          <w:t>utput</w:t>
        </w:r>
      </w:ins>
      <w:proofErr w:type="spellEnd"/>
      <w:ins w:author="Tsoumaka Erasmia" w:date="2023-07-26T10:47:00Z" w:id="243">
        <w:r>
          <w:rPr>
            <w:rFonts w:cs="Tahoma"/>
            <w:lang w:val="en-US" w:eastAsia="el-GR"/>
          </w:rPr>
          <w:t>:</w:t>
        </w:r>
      </w:ins>
    </w:p>
    <w:p w:rsidR="00D23304" w:rsidP="00D23304" w:rsidRDefault="00D23304" w14:paraId="6CC29E7A" w14:textId="0F8702ED">
      <w:pPr>
        <w:numPr>
          <w:ilvl w:val="0"/>
          <w:numId w:val="88"/>
        </w:numPr>
        <w:spacing w:before="100" w:beforeAutospacing="1" w:after="100" w:afterAutospacing="1" w:line="240" w:lineRule="auto"/>
        <w:jc w:val="left"/>
        <w:rPr>
          <w:ins w:author="Tsoumaka Erasmia" w:date="2023-07-26T10:48:00Z" w:id="244"/>
          <w:rFonts w:cs="Tahoma"/>
          <w:lang w:val="el-GR" w:eastAsia="el-GR"/>
        </w:rPr>
      </w:pPr>
      <w:ins w:author="Tsoumaka Erasmia" w:date="2023-07-26T10:46:00Z" w:id="245">
        <w:r w:rsidRPr="00D23304">
          <w:rPr>
            <w:rFonts w:cs="Tahoma"/>
            <w:lang w:val="el-GR" w:eastAsia="el-GR"/>
            <w:rPrChange w:author="Tsoumaka Erasmia" w:date="2023-07-26T10:47:00Z" w:id="246">
              <w:rPr>
                <w:rFonts w:ascii="Times New Roman" w:hAnsi="Times New Roman"/>
                <w:sz w:val="24"/>
                <w:szCs w:val="24"/>
                <w:lang w:val="el-GR" w:eastAsia="el-GR"/>
              </w:rPr>
            </w:rPrChange>
          </w:rPr>
          <w:t xml:space="preserve">Ο </w:t>
        </w:r>
        <w:r w:rsidRPr="00D23304">
          <w:rPr>
            <w:rFonts w:cs="Tahoma"/>
            <w:u w:val="single"/>
            <w:lang w:val="el-GR" w:eastAsia="el-GR"/>
            <w:rPrChange w:author="Tsoumaka Erasmia" w:date="2023-07-26T10:47:00Z" w:id="247">
              <w:rPr>
                <w:rFonts w:ascii="Times New Roman" w:hAnsi="Times New Roman"/>
                <w:b/>
                <w:bCs/>
                <w:sz w:val="24"/>
                <w:szCs w:val="24"/>
                <w:lang w:val="el-GR" w:eastAsia="el-GR"/>
              </w:rPr>
            </w:rPrChange>
          </w:rPr>
          <w:t xml:space="preserve">HR </w:t>
        </w:r>
      </w:ins>
      <w:ins w:author="Tsoumaka Erasmia" w:date="2023-07-26T10:47:00Z" w:id="248">
        <w:r>
          <w:rPr>
            <w:rFonts w:cs="Tahoma"/>
            <w:u w:val="single"/>
            <w:lang w:val="en-US" w:eastAsia="el-GR"/>
          </w:rPr>
          <w:t>Recruiter</w:t>
        </w:r>
      </w:ins>
      <w:ins w:author="Tsoumaka Erasmia" w:date="2023-07-26T10:46:00Z" w:id="249">
        <w:r w:rsidRPr="00D23304">
          <w:rPr>
            <w:rFonts w:cs="Tahoma"/>
            <w:u w:val="single"/>
            <w:lang w:val="el-GR" w:eastAsia="el-GR"/>
            <w:rPrChange w:author="Tsoumaka Erasmia" w:date="2023-07-26T10:47:00Z" w:id="250">
              <w:rPr>
                <w:rFonts w:ascii="Times New Roman" w:hAnsi="Times New Roman"/>
                <w:sz w:val="24"/>
                <w:szCs w:val="24"/>
                <w:lang w:val="el-GR" w:eastAsia="el-GR"/>
              </w:rPr>
            </w:rPrChange>
          </w:rPr>
          <w:t xml:space="preserve"> </w:t>
        </w:r>
        <w:r w:rsidRPr="00D23304">
          <w:rPr>
            <w:rFonts w:cs="Tahoma"/>
            <w:lang w:val="el-GR" w:eastAsia="el-GR"/>
            <w:rPrChange w:author="Tsoumaka Erasmia" w:date="2023-07-26T10:47:00Z" w:id="251">
              <w:rPr>
                <w:rFonts w:ascii="Times New Roman" w:hAnsi="Times New Roman"/>
                <w:sz w:val="24"/>
                <w:szCs w:val="24"/>
                <w:lang w:val="el-GR" w:eastAsia="el-GR"/>
              </w:rPr>
            </w:rPrChange>
          </w:rPr>
          <w:t>λαμβάνει το ενδιαφέρον των φοιτητών από τ</w:t>
        </w:r>
      </w:ins>
      <w:ins w:author="Tsoumaka Erasmia" w:date="2023-07-26T10:48:00Z" w:id="252">
        <w:r>
          <w:rPr>
            <w:rFonts w:cs="Tahoma"/>
            <w:lang w:val="el-GR" w:eastAsia="el-GR"/>
          </w:rPr>
          <w:t>α</w:t>
        </w:r>
      </w:ins>
      <w:ins w:author="Tsoumaka Erasmia" w:date="2023-07-26T10:46:00Z" w:id="253">
        <w:r w:rsidRPr="00D23304">
          <w:rPr>
            <w:rFonts w:cs="Tahoma"/>
            <w:lang w:val="el-GR" w:eastAsia="el-GR"/>
            <w:rPrChange w:author="Tsoumaka Erasmia" w:date="2023-07-26T10:47:00Z" w:id="254">
              <w:rPr>
                <w:rFonts w:ascii="Times New Roman" w:hAnsi="Times New Roman"/>
                <w:sz w:val="24"/>
                <w:szCs w:val="24"/>
                <w:lang w:val="el-GR" w:eastAsia="el-GR"/>
              </w:rPr>
            </w:rPrChange>
          </w:rPr>
          <w:t xml:space="preserve"> ΑΤΛΑΣ/</w:t>
        </w:r>
        <w:proofErr w:type="spellStart"/>
        <w:r w:rsidRPr="00D23304">
          <w:rPr>
            <w:rFonts w:cs="Tahoma"/>
            <w:lang w:val="el-GR" w:eastAsia="el-GR"/>
            <w:rPrChange w:author="Tsoumaka Erasmia" w:date="2023-07-26T10:47:00Z" w:id="255">
              <w:rPr>
                <w:rFonts w:ascii="Times New Roman" w:hAnsi="Times New Roman"/>
                <w:sz w:val="24"/>
                <w:szCs w:val="24"/>
                <w:lang w:val="el-GR" w:eastAsia="el-GR"/>
              </w:rPr>
            </w:rPrChange>
          </w:rPr>
          <w:t>Job</w:t>
        </w:r>
        <w:proofErr w:type="spellEnd"/>
        <w:r w:rsidRPr="00D23304">
          <w:rPr>
            <w:rFonts w:cs="Tahoma"/>
            <w:lang w:val="el-GR" w:eastAsia="el-GR"/>
            <w:rPrChange w:author="Tsoumaka Erasmia" w:date="2023-07-26T10:47:00Z" w:id="256">
              <w:rPr>
                <w:rFonts w:ascii="Times New Roman" w:hAnsi="Times New Roman"/>
                <w:sz w:val="24"/>
                <w:szCs w:val="24"/>
                <w:lang w:val="el-GR" w:eastAsia="el-GR"/>
              </w:rPr>
            </w:rPrChange>
          </w:rPr>
          <w:t xml:space="preserve"> </w:t>
        </w:r>
        <w:proofErr w:type="spellStart"/>
        <w:r w:rsidRPr="00D23304">
          <w:rPr>
            <w:rFonts w:cs="Tahoma"/>
            <w:lang w:val="el-GR" w:eastAsia="el-GR"/>
            <w:rPrChange w:author="Tsoumaka Erasmia" w:date="2023-07-26T10:47:00Z" w:id="257">
              <w:rPr>
                <w:rFonts w:ascii="Times New Roman" w:hAnsi="Times New Roman"/>
                <w:sz w:val="24"/>
                <w:szCs w:val="24"/>
                <w:lang w:val="el-GR" w:eastAsia="el-GR"/>
              </w:rPr>
            </w:rPrChange>
          </w:rPr>
          <w:t>Boards</w:t>
        </w:r>
        <w:proofErr w:type="spellEnd"/>
        <w:r w:rsidRPr="00D23304">
          <w:rPr>
            <w:rFonts w:cs="Tahoma"/>
            <w:lang w:val="el-GR" w:eastAsia="el-GR"/>
            <w:rPrChange w:author="Tsoumaka Erasmia" w:date="2023-07-26T10:47:00Z" w:id="258">
              <w:rPr>
                <w:rFonts w:ascii="Times New Roman" w:hAnsi="Times New Roman"/>
                <w:sz w:val="24"/>
                <w:szCs w:val="24"/>
                <w:lang w:val="el-GR" w:eastAsia="el-GR"/>
              </w:rPr>
            </w:rPrChange>
          </w:rPr>
          <w:t xml:space="preserve"> και κάνει μία πρώτη εκτίμηση για το πόσοι φοιτητές δήλωσαν ενδιαφέρον</w:t>
        </w:r>
      </w:ins>
      <w:ins w:author="Tsoumaka Erasmia" w:date="2023-07-26T10:48:00Z" w:id="259">
        <w:r>
          <w:rPr>
            <w:rFonts w:cs="Tahoma"/>
            <w:lang w:val="el-GR" w:eastAsia="el-GR"/>
          </w:rPr>
          <w:t>.</w:t>
        </w:r>
      </w:ins>
    </w:p>
    <w:p w:rsidRPr="00D23304" w:rsidR="00D23304" w:rsidP="00D23304" w:rsidRDefault="00D23304" w14:paraId="49880880" w14:textId="32A11E79">
      <w:pPr>
        <w:spacing w:before="100" w:beforeAutospacing="1" w:after="100" w:afterAutospacing="1" w:line="240" w:lineRule="auto"/>
        <w:jc w:val="left"/>
        <w:rPr>
          <w:ins w:author="Tsoumaka Erasmia" w:date="2023-07-26T10:48:00Z" w:id="260"/>
          <w:rFonts w:cs="Tahoma"/>
          <w:i/>
          <w:iCs/>
          <w:lang w:val="el-GR" w:eastAsia="el-GR"/>
          <w:rPrChange w:author="Tsoumaka Erasmia" w:date="2023-07-26T10:49:00Z" w:id="261">
            <w:rPr>
              <w:ins w:author="Tsoumaka Erasmia" w:date="2023-07-26T10:48:00Z" w:id="262"/>
              <w:rFonts w:cs="Tahoma"/>
              <w:lang w:val="el-GR" w:eastAsia="el-GR"/>
            </w:rPr>
          </w:rPrChange>
        </w:rPr>
      </w:pPr>
    </w:p>
    <w:p w:rsidRPr="007A591E" w:rsidR="00D23304" w:rsidP="00D23304" w:rsidRDefault="00D23304" w14:paraId="5875C2E0" w14:textId="3C822BAD">
      <w:pPr>
        <w:spacing w:before="100" w:beforeAutospacing="1" w:after="100" w:afterAutospacing="1" w:line="240" w:lineRule="auto"/>
        <w:jc w:val="left"/>
        <w:rPr>
          <w:ins w:author="Tsoumaka Erasmia" w:date="2023-07-26T10:49:00Z" w:id="263"/>
          <w:rFonts w:cs="Tahoma"/>
          <w:b/>
          <w:bCs/>
          <w:i/>
          <w:iCs/>
          <w:lang w:val="el-GR" w:eastAsia="el-GR"/>
        </w:rPr>
      </w:pPr>
      <w:ins w:author="Tsoumaka Erasmia" w:date="2023-07-26T10:48:00Z" w:id="264">
        <w:r w:rsidRPr="007A591E">
          <w:rPr>
            <w:rFonts w:cs="Tahoma"/>
            <w:b/>
            <w:bCs/>
            <w:i/>
            <w:iCs/>
            <w:lang w:val="en-US" w:eastAsia="el-GR"/>
            <w:rPrChange w:author="Tsoumaka Erasmia" w:date="2023-07-26T10:49:00Z" w:id="265">
              <w:rPr>
                <w:rFonts w:cs="Tahoma"/>
                <w:lang w:val="en-US" w:eastAsia="el-GR"/>
              </w:rPr>
            </w:rPrChange>
          </w:rPr>
          <w:t>II</w:t>
        </w:r>
        <w:r w:rsidRPr="007A591E">
          <w:rPr>
            <w:rFonts w:cs="Tahoma"/>
            <w:b/>
            <w:bCs/>
            <w:i/>
            <w:iCs/>
            <w:lang w:val="el-GR" w:eastAsia="el-GR"/>
            <w:rPrChange w:author="Tsoumaka Erasmia" w:date="2023-07-26T10:49:00Z" w:id="266">
              <w:rPr>
                <w:rFonts w:cs="Tahoma"/>
                <w:lang w:val="en-US" w:eastAsia="el-GR"/>
              </w:rPr>
            </w:rPrChange>
          </w:rPr>
          <w:t>.</w:t>
        </w:r>
      </w:ins>
      <w:ins w:author="Tsoumaka Erasmia" w:date="2023-07-26T10:49:00Z" w:id="267">
        <w:r w:rsidRPr="007A591E">
          <w:rPr>
            <w:rFonts w:ascii="Times New Roman" w:hAnsi="Times New Roman"/>
            <w:b/>
            <w:bCs/>
            <w:i/>
            <w:iCs/>
            <w:sz w:val="28"/>
            <w:szCs w:val="28"/>
            <w:lang w:val="el-GR" w:eastAsia="el-GR"/>
            <w:rPrChange w:author="Tsoumaka Erasmia" w:date="2023-07-26T10:49:00Z" w:id="268">
              <w:rPr>
                <w:rFonts w:ascii="Times New Roman" w:hAnsi="Times New Roman"/>
                <w:b/>
                <w:bCs/>
                <w:sz w:val="28"/>
                <w:szCs w:val="28"/>
                <w:lang w:val="el-GR" w:eastAsia="el-GR"/>
              </w:rPr>
            </w:rPrChange>
          </w:rPr>
          <w:t xml:space="preserve"> </w:t>
        </w:r>
        <w:r w:rsidRPr="007A591E">
          <w:rPr>
            <w:rFonts w:cs="Tahoma"/>
            <w:b/>
            <w:bCs/>
            <w:i/>
            <w:iCs/>
            <w:lang w:val="el-GR" w:eastAsia="el-GR"/>
            <w:rPrChange w:author="Tsoumaka Erasmia" w:date="2023-07-26T10:49:00Z" w:id="269">
              <w:rPr>
                <w:rFonts w:cs="Tahoma"/>
                <w:b/>
                <w:bCs/>
                <w:lang w:val="el-GR" w:eastAsia="el-GR"/>
              </w:rPr>
            </w:rPrChange>
          </w:rPr>
          <w:t>Φάση Β1: Αρχική Αξιολόγηση Βιογραφικών (</w:t>
        </w:r>
        <w:proofErr w:type="spellStart"/>
        <w:r w:rsidRPr="007A591E">
          <w:rPr>
            <w:rFonts w:cs="Tahoma"/>
            <w:b/>
            <w:bCs/>
            <w:i/>
            <w:iCs/>
            <w:lang w:val="el-GR" w:eastAsia="el-GR"/>
            <w:rPrChange w:author="Tsoumaka Erasmia" w:date="2023-07-26T10:49:00Z" w:id="270">
              <w:rPr>
                <w:rFonts w:cs="Tahoma"/>
                <w:b/>
                <w:bCs/>
                <w:lang w:val="el-GR" w:eastAsia="el-GR"/>
              </w:rPr>
            </w:rPrChange>
          </w:rPr>
          <w:t>Screening</w:t>
        </w:r>
        <w:proofErr w:type="spellEnd"/>
        <w:r w:rsidRPr="007A591E">
          <w:rPr>
            <w:rFonts w:cs="Tahoma"/>
            <w:b/>
            <w:bCs/>
            <w:i/>
            <w:iCs/>
            <w:lang w:val="el-GR" w:eastAsia="el-GR"/>
            <w:rPrChange w:author="Tsoumaka Erasmia" w:date="2023-07-26T10:49:00Z" w:id="271">
              <w:rPr>
                <w:rFonts w:cs="Tahoma"/>
                <w:b/>
                <w:bCs/>
                <w:lang w:val="el-GR" w:eastAsia="el-GR"/>
              </w:rPr>
            </w:rPrChange>
          </w:rPr>
          <w:t>)</w:t>
        </w:r>
      </w:ins>
    </w:p>
    <w:p w:rsidRPr="00D23304" w:rsidR="00D23304" w:rsidP="00D23304" w:rsidRDefault="00D23304" w14:paraId="2EF54DD5" w14:textId="77777777">
      <w:pPr>
        <w:spacing w:before="100" w:beforeAutospacing="1" w:after="100" w:afterAutospacing="1" w:line="240" w:lineRule="auto"/>
        <w:jc w:val="left"/>
        <w:rPr>
          <w:ins w:author="Tsoumaka Erasmia" w:date="2023-07-26T10:50:00Z" w:id="272"/>
          <w:rFonts w:cs="Tahoma"/>
          <w:lang w:val="en-US" w:eastAsia="el-GR"/>
        </w:rPr>
      </w:pPr>
      <w:proofErr w:type="spellStart"/>
      <w:ins w:author="Tsoumaka Erasmia" w:date="2023-07-26T10:50:00Z" w:id="273">
        <w:r w:rsidRPr="00D23304">
          <w:rPr>
            <w:rFonts w:cs="Tahoma"/>
            <w:lang w:val="el-GR" w:eastAsia="el-GR"/>
          </w:rPr>
          <w:t>Input</w:t>
        </w:r>
        <w:proofErr w:type="spellEnd"/>
        <w:r w:rsidRPr="00D23304">
          <w:rPr>
            <w:rFonts w:cs="Tahoma"/>
            <w:lang w:val="en-US" w:eastAsia="el-GR"/>
          </w:rPr>
          <w:t xml:space="preserve"> :</w:t>
        </w:r>
      </w:ins>
    </w:p>
    <w:p w:rsidRPr="00D23304" w:rsidR="00D23304" w:rsidP="00D23304" w:rsidRDefault="00D23304" w14:paraId="2189A6D0" w14:textId="3180C4DE">
      <w:pPr>
        <w:numPr>
          <w:ilvl w:val="0"/>
          <w:numId w:val="89"/>
        </w:numPr>
        <w:spacing w:before="100" w:beforeAutospacing="1" w:after="100" w:afterAutospacing="1" w:line="240" w:lineRule="auto"/>
        <w:jc w:val="left"/>
        <w:rPr>
          <w:ins w:author="Tsoumaka Erasmia" w:date="2023-07-26T10:50:00Z" w:id="274"/>
          <w:rFonts w:cs="Tahoma"/>
          <w:lang w:val="el-GR" w:eastAsia="el-GR"/>
        </w:rPr>
      </w:pPr>
      <w:ins w:author="Tsoumaka Erasmia" w:date="2023-07-26T10:50:00Z" w:id="275">
        <w:r w:rsidRPr="00D23304">
          <w:rPr>
            <w:rFonts w:cs="Tahoma"/>
            <w:lang w:val="el-GR" w:eastAsia="el-GR"/>
          </w:rPr>
          <w:t xml:space="preserve">Ο </w:t>
        </w:r>
        <w:r w:rsidRPr="00D23304">
          <w:rPr>
            <w:rFonts w:cs="Tahoma"/>
            <w:u w:val="single"/>
            <w:lang w:val="el-GR" w:eastAsia="el-GR"/>
          </w:rPr>
          <w:t xml:space="preserve">HR </w:t>
        </w:r>
        <w:proofErr w:type="spellStart"/>
        <w:r w:rsidRPr="00D23304">
          <w:rPr>
            <w:rFonts w:cs="Tahoma"/>
            <w:u w:val="single"/>
            <w:lang w:val="el-GR" w:eastAsia="el-GR"/>
          </w:rPr>
          <w:t>Recruiter</w:t>
        </w:r>
        <w:proofErr w:type="spellEnd"/>
        <w:r w:rsidRPr="00D23304">
          <w:rPr>
            <w:rFonts w:cs="Tahoma"/>
            <w:lang w:val="el-GR" w:eastAsia="el-GR"/>
          </w:rPr>
          <w:t xml:space="preserve"> αποστέλλει στον </w:t>
        </w:r>
        <w:r w:rsidRPr="00D23304">
          <w:rPr>
            <w:rFonts w:cs="Tahoma"/>
            <w:u w:val="single"/>
            <w:lang w:val="el-GR" w:eastAsia="el-GR"/>
          </w:rPr>
          <w:t xml:space="preserve">BU </w:t>
        </w:r>
        <w:proofErr w:type="spellStart"/>
        <w:r w:rsidRPr="00D23304">
          <w:rPr>
            <w:rFonts w:cs="Tahoma"/>
            <w:u w:val="single"/>
            <w:lang w:val="el-GR" w:eastAsia="el-GR"/>
          </w:rPr>
          <w:t>instructor</w:t>
        </w:r>
        <w:proofErr w:type="spellEnd"/>
        <w:r w:rsidRPr="00D23304">
          <w:rPr>
            <w:rFonts w:cs="Tahoma"/>
            <w:lang w:val="el-GR" w:eastAsia="el-GR"/>
          </w:rPr>
          <w:t xml:space="preserve"> τα σχετικά </w:t>
        </w:r>
      </w:ins>
      <w:ins w:author="Tsoumaka Erasmia" w:date="2023-07-26T10:59:00Z" w:id="276">
        <w:r>
          <w:rPr>
            <w:rFonts w:cs="Tahoma"/>
            <w:lang w:val="el-GR" w:eastAsia="el-GR"/>
          </w:rPr>
          <w:t>βιογραφικά (</w:t>
        </w:r>
      </w:ins>
      <w:ins w:author="Tsoumaka Erasmia" w:date="2023-07-26T10:50:00Z" w:id="277">
        <w:r w:rsidRPr="00D23304">
          <w:rPr>
            <w:rFonts w:cs="Tahoma"/>
            <w:lang w:val="el-GR" w:eastAsia="el-GR"/>
          </w:rPr>
          <w:t>CV</w:t>
        </w:r>
        <w:r w:rsidRPr="00D23304">
          <w:rPr>
            <w:rFonts w:cs="Tahoma"/>
            <w:lang w:val="en-US" w:eastAsia="el-GR"/>
          </w:rPr>
          <w:t>s</w:t>
        </w:r>
      </w:ins>
      <w:ins w:author="Tsoumaka Erasmia" w:date="2023-07-26T10:59:00Z" w:id="278">
        <w:r>
          <w:rPr>
            <w:rFonts w:cs="Tahoma"/>
            <w:lang w:val="el-GR" w:eastAsia="el-GR"/>
          </w:rPr>
          <w:t>)</w:t>
        </w:r>
      </w:ins>
    </w:p>
    <w:p w:rsidRPr="00D23304" w:rsidR="00D23304" w:rsidP="00D23304" w:rsidRDefault="00D23304" w14:paraId="0A1D86A0" w14:textId="3493674F">
      <w:pPr>
        <w:numPr>
          <w:ilvl w:val="0"/>
          <w:numId w:val="89"/>
        </w:numPr>
        <w:spacing w:before="100" w:beforeAutospacing="1" w:after="100" w:afterAutospacing="1" w:line="240" w:lineRule="auto"/>
        <w:jc w:val="left"/>
        <w:rPr>
          <w:ins w:author="Tsoumaka Erasmia" w:date="2023-07-26T10:50:00Z" w:id="279"/>
          <w:rFonts w:cs="Tahoma"/>
          <w:lang w:val="el-GR" w:eastAsia="el-GR"/>
        </w:rPr>
      </w:pPr>
      <w:ins w:author="Tsoumaka Erasmia" w:date="2023-07-26T10:50:00Z" w:id="280">
        <w:r w:rsidRPr="00D23304">
          <w:rPr>
            <w:rFonts w:cs="Tahoma"/>
            <w:lang w:val="el-GR" w:eastAsia="el-GR"/>
          </w:rPr>
          <w:t xml:space="preserve">Ο </w:t>
        </w:r>
        <w:r w:rsidRPr="00D23304">
          <w:rPr>
            <w:rFonts w:cs="Tahoma"/>
            <w:u w:val="single"/>
            <w:lang w:val="el-GR" w:eastAsia="el-GR"/>
          </w:rPr>
          <w:t xml:space="preserve">BU </w:t>
        </w:r>
        <w:proofErr w:type="spellStart"/>
        <w:r w:rsidRPr="00D23304">
          <w:rPr>
            <w:rFonts w:cs="Tahoma"/>
            <w:u w:val="single"/>
            <w:lang w:val="el-GR" w:eastAsia="el-GR"/>
          </w:rPr>
          <w:t>instructor</w:t>
        </w:r>
        <w:proofErr w:type="spellEnd"/>
        <w:r w:rsidRPr="00D23304">
          <w:rPr>
            <w:rFonts w:cs="Tahoma"/>
            <w:lang w:val="el-GR" w:eastAsia="el-GR"/>
          </w:rPr>
          <w:t xml:space="preserve"> λαμβάνει τα βιογραφικά ,τα διαβάζει και τα αξιολογεί με βάση κάποια κριτήρια όπως σπουδές, εμπειρία κλπ.</w:t>
        </w:r>
      </w:ins>
    </w:p>
    <w:p w:rsidRPr="00D23304" w:rsidR="00D23304" w:rsidP="00D23304" w:rsidRDefault="00D23304" w14:paraId="29C253CF" w14:textId="40745B97">
      <w:pPr>
        <w:numPr>
          <w:ilvl w:val="0"/>
          <w:numId w:val="89"/>
        </w:numPr>
        <w:spacing w:before="100" w:beforeAutospacing="1" w:after="100" w:afterAutospacing="1" w:line="240" w:lineRule="auto"/>
        <w:jc w:val="left"/>
        <w:rPr>
          <w:ins w:author="Tsoumaka Erasmia" w:date="2023-07-26T10:50:00Z" w:id="281"/>
          <w:rFonts w:cs="Tahoma"/>
          <w:lang w:val="el-GR" w:eastAsia="el-GR"/>
        </w:rPr>
      </w:pPr>
      <w:ins w:author="Tsoumaka Erasmia" w:date="2023-07-26T10:50:00Z" w:id="282">
        <w:r w:rsidRPr="00D23304">
          <w:rPr>
            <w:rFonts w:cs="Tahoma"/>
            <w:lang w:val="el-GR" w:eastAsia="el-GR"/>
          </w:rPr>
          <w:t xml:space="preserve">Ο </w:t>
        </w:r>
        <w:r w:rsidRPr="00D23304">
          <w:rPr>
            <w:rFonts w:cs="Tahoma"/>
            <w:u w:val="single"/>
            <w:lang w:val="el-GR" w:eastAsia="el-GR"/>
          </w:rPr>
          <w:t xml:space="preserve">BU </w:t>
        </w:r>
        <w:proofErr w:type="spellStart"/>
        <w:r w:rsidRPr="00D23304">
          <w:rPr>
            <w:rFonts w:cs="Tahoma"/>
            <w:u w:val="single"/>
            <w:lang w:val="el-GR" w:eastAsia="el-GR"/>
          </w:rPr>
          <w:t>instructor</w:t>
        </w:r>
        <w:proofErr w:type="spellEnd"/>
        <w:r w:rsidRPr="00D23304">
          <w:rPr>
            <w:rFonts w:cs="Tahoma"/>
            <w:lang w:val="el-GR" w:eastAsia="el-GR"/>
          </w:rPr>
          <w:t xml:space="preserve"> επιλέγει τα βιογραφικά ανά καθορισμένη περιοχή (π.χ. Software </w:t>
        </w:r>
        <w:proofErr w:type="spellStart"/>
        <w:r w:rsidRPr="00D23304">
          <w:rPr>
            <w:rFonts w:cs="Tahoma"/>
            <w:lang w:val="el-GR" w:eastAsia="el-GR"/>
          </w:rPr>
          <w:t>Engineer</w:t>
        </w:r>
        <w:proofErr w:type="spellEnd"/>
        <w:r w:rsidRPr="00D23304">
          <w:rPr>
            <w:rFonts w:cs="Tahoma"/>
            <w:lang w:val="el-GR" w:eastAsia="el-GR"/>
          </w:rPr>
          <w:t>)</w:t>
        </w:r>
      </w:ins>
    </w:p>
    <w:p w:rsidRPr="00D23304" w:rsidR="00D23304" w:rsidP="00D23304" w:rsidRDefault="00D23304" w14:paraId="75751408" w14:textId="77777777">
      <w:pPr>
        <w:spacing w:before="100" w:beforeAutospacing="1" w:after="100" w:afterAutospacing="1" w:line="240" w:lineRule="auto"/>
        <w:jc w:val="left"/>
        <w:rPr>
          <w:ins w:author="Tsoumaka Erasmia" w:date="2023-07-26T11:00:00Z" w:id="283"/>
          <w:rFonts w:cs="Tahoma"/>
          <w:lang w:val="el-GR" w:eastAsia="el-GR"/>
        </w:rPr>
      </w:pPr>
      <w:proofErr w:type="spellStart"/>
      <w:ins w:author="Tsoumaka Erasmia" w:date="2023-07-26T11:00:00Z" w:id="284">
        <w:r w:rsidRPr="00D23304">
          <w:rPr>
            <w:rFonts w:cs="Tahoma"/>
            <w:lang w:val="el-GR" w:eastAsia="el-GR"/>
          </w:rPr>
          <w:t>Output</w:t>
        </w:r>
        <w:proofErr w:type="spellEnd"/>
        <w:r w:rsidRPr="00D23304">
          <w:rPr>
            <w:rFonts w:cs="Tahoma"/>
            <w:lang w:val="el-GR" w:eastAsia="el-GR"/>
          </w:rPr>
          <w:t xml:space="preserve"> :</w:t>
        </w:r>
      </w:ins>
    </w:p>
    <w:p w:rsidR="00D23304" w:rsidP="00D23304" w:rsidRDefault="00D23304" w14:paraId="68D2544D" w14:textId="05E9BB86">
      <w:pPr>
        <w:pStyle w:val="ListParagraph"/>
        <w:numPr>
          <w:ilvl w:val="0"/>
          <w:numId w:val="90"/>
        </w:numPr>
        <w:spacing w:before="100" w:beforeAutospacing="1" w:after="100" w:afterAutospacing="1" w:line="240" w:lineRule="auto"/>
        <w:jc w:val="left"/>
        <w:rPr>
          <w:ins w:author="Tsoumaka Erasmia" w:date="2023-07-26T11:02:00Z" w:id="285"/>
          <w:rFonts w:cs="Tahoma"/>
          <w:lang w:val="el-GR" w:eastAsia="el-GR"/>
        </w:rPr>
      </w:pPr>
      <w:ins w:author="Tsoumaka Erasmia" w:date="2023-07-26T11:00:00Z" w:id="286">
        <w:r w:rsidRPr="00D23304">
          <w:rPr>
            <w:rFonts w:cs="Tahoma"/>
            <w:lang w:val="el-GR" w:eastAsia="el-GR"/>
          </w:rPr>
          <w:t xml:space="preserve">Ο </w:t>
        </w:r>
        <w:r w:rsidRPr="00D23304">
          <w:rPr>
            <w:rFonts w:cs="Tahoma"/>
            <w:u w:val="single"/>
            <w:lang w:val="el-GR" w:eastAsia="el-GR"/>
            <w:rPrChange w:author="Tsoumaka Erasmia" w:date="2023-07-26T11:01:00Z" w:id="287">
              <w:rPr>
                <w:rFonts w:cs="Tahoma"/>
                <w:lang w:val="el-GR" w:eastAsia="el-GR"/>
              </w:rPr>
            </w:rPrChange>
          </w:rPr>
          <w:t xml:space="preserve">BU </w:t>
        </w:r>
        <w:proofErr w:type="spellStart"/>
        <w:r w:rsidRPr="00D23304">
          <w:rPr>
            <w:rFonts w:cs="Tahoma"/>
            <w:u w:val="single"/>
            <w:lang w:val="el-GR" w:eastAsia="el-GR"/>
            <w:rPrChange w:author="Tsoumaka Erasmia" w:date="2023-07-26T11:01:00Z" w:id="288">
              <w:rPr>
                <w:rFonts w:cs="Tahoma"/>
                <w:lang w:val="el-GR" w:eastAsia="el-GR"/>
              </w:rPr>
            </w:rPrChange>
          </w:rPr>
          <w:t>instructor</w:t>
        </w:r>
        <w:proofErr w:type="spellEnd"/>
        <w:r w:rsidRPr="00D23304">
          <w:rPr>
            <w:rFonts w:cs="Tahoma"/>
            <w:lang w:val="el-GR" w:eastAsia="el-GR"/>
          </w:rPr>
          <w:t xml:space="preserve"> ζητάει από τον </w:t>
        </w:r>
        <w:r w:rsidRPr="00D23304">
          <w:rPr>
            <w:rFonts w:cs="Tahoma"/>
            <w:u w:val="single"/>
            <w:lang w:val="el-GR" w:eastAsia="el-GR"/>
            <w:rPrChange w:author="Tsoumaka Erasmia" w:date="2023-07-26T11:01:00Z" w:id="289">
              <w:rPr>
                <w:rFonts w:cs="Tahoma"/>
                <w:lang w:val="el-GR" w:eastAsia="el-GR"/>
              </w:rPr>
            </w:rPrChange>
          </w:rPr>
          <w:t xml:space="preserve">HR </w:t>
        </w:r>
        <w:proofErr w:type="spellStart"/>
        <w:r w:rsidRPr="00D23304">
          <w:rPr>
            <w:rFonts w:cs="Tahoma"/>
            <w:u w:val="single"/>
            <w:lang w:val="el-GR" w:eastAsia="el-GR"/>
            <w:rPrChange w:author="Tsoumaka Erasmia" w:date="2023-07-26T11:01:00Z" w:id="290">
              <w:rPr>
                <w:rFonts w:cs="Tahoma"/>
                <w:lang w:val="el-GR" w:eastAsia="el-GR"/>
              </w:rPr>
            </w:rPrChange>
          </w:rPr>
          <w:t>Recruiter</w:t>
        </w:r>
        <w:proofErr w:type="spellEnd"/>
        <w:r w:rsidRPr="00D23304">
          <w:rPr>
            <w:rFonts w:cs="Tahoma"/>
            <w:lang w:val="el-GR" w:eastAsia="el-GR"/>
          </w:rPr>
          <w:t xml:space="preserve"> να οργανώσει συνέντευξη ώστε να γίνει </w:t>
        </w:r>
      </w:ins>
      <w:ins w:author="Tsoumaka Erasmia" w:date="2023-07-26T11:01:00Z" w:id="291">
        <w:r>
          <w:rPr>
            <w:rFonts w:cs="Tahoma"/>
            <w:lang w:val="el-GR" w:eastAsia="el-GR"/>
          </w:rPr>
          <w:t xml:space="preserve"> μία </w:t>
        </w:r>
      </w:ins>
      <w:ins w:author="Tsoumaka Erasmia" w:date="2023-07-26T11:00:00Z" w:id="292">
        <w:r w:rsidRPr="00D23304">
          <w:rPr>
            <w:rFonts w:cs="Tahoma"/>
            <w:lang w:val="el-GR" w:eastAsia="el-GR"/>
          </w:rPr>
          <w:t>αρχική αξιολόγηση</w:t>
        </w:r>
      </w:ins>
      <w:ins w:author="Tsoumaka Erasmia" w:date="2023-07-26T11:01:00Z" w:id="293">
        <w:r>
          <w:rPr>
            <w:rFonts w:cs="Tahoma"/>
            <w:lang w:val="el-GR" w:eastAsia="el-GR"/>
          </w:rPr>
          <w:t xml:space="preserve"> του υποψηφίου</w:t>
        </w:r>
      </w:ins>
      <w:ins w:author="Tsoumaka Erasmia" w:date="2023-07-26T11:00:00Z" w:id="294">
        <w:r w:rsidRPr="00D23304">
          <w:rPr>
            <w:rFonts w:cs="Tahoma"/>
            <w:lang w:val="el-GR" w:eastAsia="el-GR"/>
          </w:rPr>
          <w:t xml:space="preserve"> (on-Line Συνέντευξη - </w:t>
        </w:r>
        <w:proofErr w:type="spellStart"/>
        <w:r w:rsidRPr="00D23304">
          <w:rPr>
            <w:rFonts w:cs="Tahoma"/>
            <w:lang w:val="el-GR" w:eastAsia="el-GR"/>
          </w:rPr>
          <w:t>Screening</w:t>
        </w:r>
        <w:proofErr w:type="spellEnd"/>
        <w:r w:rsidRPr="00D23304">
          <w:rPr>
            <w:rFonts w:cs="Tahoma"/>
            <w:lang w:val="el-GR" w:eastAsia="el-GR"/>
          </w:rPr>
          <w:t>)</w:t>
        </w:r>
      </w:ins>
      <w:ins w:author="Tsoumaka Erasmia" w:date="2023-07-26T11:06:00Z" w:id="295">
        <w:r>
          <w:rPr>
            <w:rFonts w:cs="Tahoma"/>
            <w:lang w:val="el-GR" w:eastAsia="el-GR"/>
          </w:rPr>
          <w:t>.</w:t>
        </w:r>
      </w:ins>
    </w:p>
    <w:p w:rsidRPr="00D23304" w:rsidR="00D23304" w:rsidRDefault="00D23304" w14:paraId="1E39CF6C" w14:textId="77777777">
      <w:pPr>
        <w:pStyle w:val="ListParagraph"/>
        <w:spacing w:before="100" w:beforeAutospacing="1" w:after="100" w:afterAutospacing="1" w:line="240" w:lineRule="auto"/>
        <w:jc w:val="left"/>
        <w:rPr>
          <w:ins w:author="Tsoumaka Erasmia" w:date="2023-07-26T10:49:00Z" w:id="296"/>
          <w:rFonts w:cs="Tahoma"/>
          <w:lang w:val="el-GR" w:eastAsia="el-GR"/>
        </w:rPr>
        <w:pPrChange w:author="Tsoumaka Erasmia" w:date="2023-07-26T11:02:00Z" w:id="297">
          <w:pPr>
            <w:spacing w:before="100" w:beforeAutospacing="1" w:after="100" w:afterAutospacing="1" w:line="240" w:lineRule="auto"/>
            <w:jc w:val="left"/>
          </w:pPr>
        </w:pPrChange>
      </w:pPr>
    </w:p>
    <w:p w:rsidRPr="007A591E" w:rsidR="00D23304" w:rsidP="31FE47E4" w:rsidRDefault="00D23304" w14:paraId="6A1AC82B" w14:textId="45A85C8F">
      <w:pPr>
        <w:spacing w:before="100" w:beforeAutospacing="1" w:after="100" w:afterAutospacing="1" w:line="240" w:lineRule="auto"/>
        <w:jc w:val="left"/>
        <w:rPr>
          <w:ins w:author="Tsoumaka Erasmia" w:date="2023-07-26T10:46:00Z" w:id="298"/>
          <w:rFonts w:cs="Tahoma"/>
          <w:b/>
          <w:bCs/>
          <w:i/>
          <w:iCs/>
          <w:lang w:val="el-GR" w:eastAsia="el-GR"/>
          <w:rPrChange w:author="Tsoumaka Erasmia" w:date="2023-07-26T11:17:00Z" w:id="299">
            <w:rPr>
              <w:ins w:author="Tsoumaka Erasmia" w:date="2023-07-26T10:46:00Z" w:id="300"/>
              <w:rFonts w:ascii="Times New Roman" w:hAnsi="Times New Roman"/>
              <w:sz w:val="24"/>
              <w:szCs w:val="24"/>
              <w:lang w:val="el-GR" w:eastAsia="el-GR"/>
            </w:rPr>
          </w:rPrChange>
        </w:rPr>
        <w:pPrChange w:author="Tsoumaka Erasmia" w:date="2023-07-26T10:48:00Z" w:id="301">
          <w:pPr>
            <w:numPr>
              <w:numId w:val="88"/>
            </w:numPr>
            <w:tabs>
              <w:tab w:val="num" w:pos="720"/>
            </w:tabs>
            <w:spacing w:before="100" w:beforeAutospacing="1" w:after="100" w:afterAutospacing="1" w:line="240" w:lineRule="auto"/>
            <w:ind w:left="720" w:hanging="360"/>
            <w:jc w:val="left"/>
          </w:pPr>
        </w:pPrChange>
      </w:pPr>
      <w:ins w:author="Tsoumaka Erasmia" w:date="2023-07-26T11:02:00Z" w:id="52686356">
        <w:r w:rsidRPr="31FE47E4" w:rsidR="00D23304">
          <w:rPr>
            <w:rFonts w:cs="Tahoma"/>
            <w:b w:val="1"/>
            <w:bCs w:val="1"/>
            <w:i w:val="1"/>
            <w:iCs w:val="1"/>
            <w:lang w:val="en-US" w:eastAsia="el-GR"/>
            <w:rPrChange w:author="Tsoumaka Erasmia" w:date="2023-07-26T11:02:00Z" w:id="1075074837">
              <w:rPr>
                <w:rFonts w:cs="Tahoma"/>
                <w:lang w:val="en-US" w:eastAsia="el-GR"/>
              </w:rPr>
            </w:rPrChange>
          </w:rPr>
          <w:t>III</w:t>
        </w:r>
        <w:r w:rsidRPr="31FE47E4" w:rsidR="00D23304">
          <w:rPr>
            <w:rFonts w:cs="Tahoma"/>
            <w:b w:val="1"/>
            <w:bCs w:val="1"/>
            <w:i w:val="1"/>
            <w:iCs w:val="1"/>
            <w:lang w:val="el-GR" w:eastAsia="el-GR"/>
            <w:rPrChange w:author="Tsoumaka Erasmia" w:date="2023-07-26T11:17:00Z" w:id="651347012">
              <w:rPr>
                <w:rFonts w:cs="Tahoma"/>
                <w:lang w:val="en-US" w:eastAsia="el-GR"/>
              </w:rPr>
            </w:rPrChange>
          </w:rPr>
          <w:t>.</w:t>
        </w:r>
        <w:r w:rsidRPr="31FE47E4" w:rsidR="00D23304">
          <w:rPr>
            <w:b w:val="1"/>
            <w:bCs w:val="1"/>
            <w:i w:val="1"/>
            <w:iCs w:val="1"/>
            <w:lang w:val="el-GR"/>
            <w:rPrChange w:author="Tsoumaka Erasmia" w:date="2023-07-26T11:17:00Z" w:id="439764328">
              <w:rPr>
                <w:b w:val="1"/>
                <w:bCs w:val="1"/>
              </w:rPr>
            </w:rPrChange>
          </w:rPr>
          <w:t xml:space="preserve"> </w:t>
        </w:r>
        <w:r w:rsidRPr="31FE47E4" w:rsidR="00D23304">
          <w:rPr>
            <w:rFonts w:cs="Tahoma"/>
            <w:b w:val="1"/>
            <w:bCs w:val="1"/>
            <w:i w:val="1"/>
            <w:iCs w:val="1"/>
            <w:lang w:val="el-GR" w:eastAsia="el-GR"/>
            <w:rPrChange w:author="Tsoumaka Erasmia" w:date="2023-07-26T11:17:00Z" w:id="932677380">
              <w:rPr>
                <w:rFonts w:cs="Tahoma"/>
                <w:b w:val="1"/>
                <w:bCs w:val="1"/>
                <w:lang w:eastAsia="el-GR"/>
              </w:rPr>
            </w:rPrChange>
          </w:rPr>
          <w:t xml:space="preserve">Φάση Β2: </w:t>
        </w:r>
        <w:r w:rsidRPr="31FE47E4" w:rsidR="00D23304">
          <w:rPr>
            <w:rFonts w:cs="Tahoma"/>
            <w:b w:val="1"/>
            <w:bCs w:val="1"/>
            <w:i w:val="1"/>
            <w:iCs w:val="1"/>
            <w:lang w:eastAsia="el-GR"/>
            <w:rPrChange w:author="Tsoumaka Erasmia" w:date="2023-07-26T11:02:00Z" w:id="2031936639">
              <w:rPr>
                <w:rFonts w:cs="Tahoma"/>
                <w:b w:val="1"/>
                <w:bCs w:val="1"/>
                <w:lang w:eastAsia="el-GR"/>
              </w:rPr>
            </w:rPrChange>
          </w:rPr>
          <w:t>On</w:t>
        </w:r>
        <w:r w:rsidRPr="31FE47E4" w:rsidR="00D23304">
          <w:rPr>
            <w:rFonts w:cs="Tahoma"/>
            <w:b w:val="1"/>
            <w:bCs w:val="1"/>
            <w:i w:val="1"/>
            <w:iCs w:val="1"/>
            <w:lang w:val="el-GR" w:eastAsia="el-GR"/>
            <w:rPrChange w:author="Tsoumaka Erasmia" w:date="2023-07-26T11:17:00Z" w:id="1374672818">
              <w:rPr>
                <w:rFonts w:cs="Tahoma"/>
                <w:b w:val="1"/>
                <w:bCs w:val="1"/>
                <w:lang w:eastAsia="el-GR"/>
              </w:rPr>
            </w:rPrChange>
          </w:rPr>
          <w:t xml:space="preserve"> -</w:t>
        </w:r>
        <w:r w:rsidRPr="31FE47E4" w:rsidR="00D23304">
          <w:rPr>
            <w:rFonts w:cs="Tahoma"/>
            <w:b w:val="1"/>
            <w:bCs w:val="1"/>
            <w:i w:val="1"/>
            <w:iCs w:val="1"/>
            <w:lang w:eastAsia="el-GR"/>
            <w:rPrChange w:author="Tsoumaka Erasmia" w:date="2023-07-26T11:02:00Z" w:id="1216248769">
              <w:rPr>
                <w:rFonts w:cs="Tahoma"/>
                <w:b w:val="1"/>
                <w:bCs w:val="1"/>
                <w:lang w:eastAsia="el-GR"/>
              </w:rPr>
            </w:rPrChange>
          </w:rPr>
          <w:t>Line</w:t>
        </w:r>
        <w:r w:rsidRPr="31FE47E4" w:rsidR="00D23304">
          <w:rPr>
            <w:rFonts w:cs="Tahoma"/>
            <w:b w:val="1"/>
            <w:bCs w:val="1"/>
            <w:i w:val="1"/>
            <w:iCs w:val="1"/>
            <w:lang w:val="el-GR" w:eastAsia="el-GR"/>
            <w:rPrChange w:author="Tsoumaka Erasmia" w:date="2023-07-26T11:17:00Z" w:id="666325725">
              <w:rPr>
                <w:rFonts w:cs="Tahoma"/>
                <w:b w:val="1"/>
                <w:bCs w:val="1"/>
                <w:lang w:eastAsia="el-GR"/>
              </w:rPr>
            </w:rPrChange>
          </w:rPr>
          <w:t xml:space="preserve"> Συνέντευξη</w:t>
        </w:r>
      </w:ins>
    </w:p>
    <w:p w:rsidRPr="00D23304" w:rsidR="00D23304" w:rsidP="00D23304" w:rsidRDefault="00D23304" w14:paraId="6A01AF54" w14:textId="77777777">
      <w:pPr>
        <w:spacing w:before="100" w:beforeAutospacing="1" w:after="100" w:afterAutospacing="1" w:line="240" w:lineRule="auto"/>
        <w:jc w:val="left"/>
        <w:rPr>
          <w:ins w:author="Tsoumaka Erasmia" w:date="2023-07-26T11:03:00Z" w:id="311"/>
          <w:lang w:val="el-GR"/>
        </w:rPr>
      </w:pPr>
      <w:proofErr w:type="spellStart"/>
      <w:ins w:author="Tsoumaka Erasmia" w:date="2023-07-26T11:03:00Z" w:id="312">
        <w:r w:rsidRPr="00D23304">
          <w:rPr>
            <w:lang w:val="el-GR"/>
          </w:rPr>
          <w:t>Ιnitiator</w:t>
        </w:r>
        <w:proofErr w:type="spellEnd"/>
        <w:r w:rsidRPr="00D23304">
          <w:rPr>
            <w:lang w:val="el-GR"/>
          </w:rPr>
          <w:t xml:space="preserve"> : </w:t>
        </w:r>
        <w:r w:rsidRPr="00D23304">
          <w:rPr>
            <w:b/>
            <w:bCs/>
            <w:lang w:val="el-GR"/>
          </w:rPr>
          <w:t xml:space="preserve">HR </w:t>
        </w:r>
        <w:proofErr w:type="spellStart"/>
        <w:r w:rsidRPr="00D23304">
          <w:rPr>
            <w:b/>
            <w:bCs/>
            <w:lang w:val="el-GR"/>
          </w:rPr>
          <w:t>Recruiter</w:t>
        </w:r>
        <w:proofErr w:type="spellEnd"/>
      </w:ins>
    </w:p>
    <w:p w:rsidRPr="00D23304" w:rsidR="00D23304" w:rsidP="00D23304" w:rsidRDefault="00D23304" w14:paraId="5DB01CE7" w14:textId="554BB146">
      <w:pPr>
        <w:spacing w:before="100" w:beforeAutospacing="1" w:after="100" w:afterAutospacing="1" w:line="240" w:lineRule="auto"/>
        <w:jc w:val="left"/>
        <w:rPr>
          <w:ins w:author="Tsoumaka Erasmia" w:date="2023-07-26T11:03:00Z" w:id="313"/>
          <w:lang w:val="en-US"/>
          <w:rPrChange w:author="Tsoumaka Erasmia" w:date="2023-07-26T11:03:00Z" w:id="314">
            <w:rPr>
              <w:ins w:author="Tsoumaka Erasmia" w:date="2023-07-26T11:03:00Z" w:id="315"/>
              <w:lang w:val="el-GR"/>
            </w:rPr>
          </w:rPrChange>
        </w:rPr>
      </w:pPr>
      <w:proofErr w:type="spellStart"/>
      <w:ins w:author="Tsoumaka Erasmia" w:date="2023-07-26T11:03:00Z" w:id="316">
        <w:r w:rsidRPr="00D23304">
          <w:rPr>
            <w:lang w:val="el-GR"/>
          </w:rPr>
          <w:t>Input</w:t>
        </w:r>
        <w:proofErr w:type="spellEnd"/>
        <w:r>
          <w:rPr>
            <w:lang w:val="en-US"/>
          </w:rPr>
          <w:t>:</w:t>
        </w:r>
      </w:ins>
    </w:p>
    <w:p w:rsidRPr="00D23304" w:rsidR="00D23304" w:rsidRDefault="00D23304" w14:paraId="4851BFA1" w14:textId="4B71D46F">
      <w:pPr>
        <w:numPr>
          <w:ilvl w:val="0"/>
          <w:numId w:val="91"/>
        </w:numPr>
        <w:spacing w:before="100" w:beforeAutospacing="1" w:after="100" w:afterAutospacing="1" w:line="240" w:lineRule="auto"/>
        <w:rPr>
          <w:ins w:author="Tsoumaka Erasmia" w:date="2023-07-26T11:03:00Z" w:id="317"/>
          <w:lang w:val="el-GR"/>
        </w:rPr>
        <w:pPrChange w:author="Tsoumaka Erasmia" w:date="2023-07-26T11:07:00Z" w:id="318">
          <w:pPr>
            <w:numPr>
              <w:numId w:val="91"/>
            </w:numPr>
            <w:tabs>
              <w:tab w:val="num" w:pos="720"/>
            </w:tabs>
            <w:spacing w:before="100" w:beforeAutospacing="1" w:after="100" w:afterAutospacing="1" w:line="240" w:lineRule="auto"/>
            <w:ind w:left="720" w:hanging="360"/>
            <w:jc w:val="left"/>
          </w:pPr>
        </w:pPrChange>
      </w:pPr>
      <w:ins w:author="Tsoumaka Erasmia" w:date="2023-07-26T11:03:00Z" w:id="319">
        <w:r w:rsidRPr="00D23304">
          <w:rPr>
            <w:lang w:val="el-GR"/>
          </w:rPr>
          <w:t xml:space="preserve">Ο </w:t>
        </w:r>
        <w:r w:rsidRPr="00D23304">
          <w:rPr>
            <w:u w:val="single"/>
            <w:lang w:val="el-GR"/>
            <w:rPrChange w:author="Tsoumaka Erasmia" w:date="2023-07-26T11:05:00Z" w:id="320">
              <w:rPr>
                <w:b/>
                <w:bCs/>
                <w:lang w:val="el-GR"/>
              </w:rPr>
            </w:rPrChange>
          </w:rPr>
          <w:t xml:space="preserve">HR </w:t>
        </w:r>
        <w:proofErr w:type="spellStart"/>
        <w:r w:rsidRPr="00D23304">
          <w:rPr>
            <w:u w:val="single"/>
            <w:lang w:val="el-GR"/>
            <w:rPrChange w:author="Tsoumaka Erasmia" w:date="2023-07-26T11:05:00Z" w:id="321">
              <w:rPr>
                <w:b/>
                <w:bCs/>
                <w:lang w:val="el-GR"/>
              </w:rPr>
            </w:rPrChange>
          </w:rPr>
          <w:t>Recruiter</w:t>
        </w:r>
        <w:proofErr w:type="spellEnd"/>
        <w:r w:rsidRPr="00D23304">
          <w:rPr>
            <w:lang w:val="el-GR"/>
          </w:rPr>
          <w:t xml:space="preserve"> παρουσιάζει την εταιρία στον υποψήφιο και επιβεβαιώνει το πλαίσιο συνεργασίας (π.χ. ΕΣΠΑ , ΟΑΕΔ)</w:t>
        </w:r>
      </w:ins>
      <w:ins w:author="Tsoumaka Erasmia" w:date="2023-07-26T11:06:00Z" w:id="322">
        <w:r>
          <w:rPr>
            <w:lang w:val="el-GR"/>
          </w:rPr>
          <w:t>.</w:t>
        </w:r>
      </w:ins>
    </w:p>
    <w:p w:rsidRPr="00D23304" w:rsidR="00D23304" w:rsidRDefault="00D23304" w14:paraId="03316B0B" w14:textId="2E91C0D9">
      <w:pPr>
        <w:numPr>
          <w:ilvl w:val="0"/>
          <w:numId w:val="91"/>
        </w:numPr>
        <w:spacing w:before="100" w:beforeAutospacing="1" w:after="100" w:afterAutospacing="1" w:line="240" w:lineRule="auto"/>
        <w:rPr>
          <w:ins w:author="Tsoumaka Erasmia" w:date="2023-07-26T11:03:00Z" w:id="323"/>
          <w:lang w:val="el-GR"/>
        </w:rPr>
        <w:pPrChange w:author="Tsoumaka Erasmia" w:date="2023-07-26T11:07:00Z" w:id="324">
          <w:pPr>
            <w:numPr>
              <w:numId w:val="91"/>
            </w:numPr>
            <w:tabs>
              <w:tab w:val="num" w:pos="720"/>
            </w:tabs>
            <w:spacing w:before="100" w:beforeAutospacing="1" w:after="100" w:afterAutospacing="1" w:line="240" w:lineRule="auto"/>
            <w:ind w:left="720" w:hanging="360"/>
            <w:jc w:val="left"/>
          </w:pPr>
        </w:pPrChange>
      </w:pPr>
      <w:ins w:author="Tsoumaka Erasmia" w:date="2023-07-26T11:03:00Z" w:id="325">
        <w:r w:rsidRPr="00D23304">
          <w:rPr>
            <w:lang w:val="el-GR"/>
          </w:rPr>
          <w:t xml:space="preserve">Ο </w:t>
        </w:r>
        <w:r w:rsidRPr="00D23304">
          <w:rPr>
            <w:u w:val="single"/>
            <w:lang w:val="el-GR"/>
            <w:rPrChange w:author="Tsoumaka Erasmia" w:date="2023-07-26T11:05:00Z" w:id="326">
              <w:rPr>
                <w:b/>
                <w:bCs/>
                <w:lang w:val="el-GR"/>
              </w:rPr>
            </w:rPrChange>
          </w:rPr>
          <w:t xml:space="preserve">BU </w:t>
        </w:r>
        <w:proofErr w:type="spellStart"/>
        <w:r w:rsidRPr="00D23304">
          <w:rPr>
            <w:u w:val="single"/>
            <w:lang w:val="el-GR"/>
            <w:rPrChange w:author="Tsoumaka Erasmia" w:date="2023-07-26T11:05:00Z" w:id="327">
              <w:rPr>
                <w:b/>
                <w:bCs/>
                <w:lang w:val="el-GR"/>
              </w:rPr>
            </w:rPrChange>
          </w:rPr>
          <w:t>instructor</w:t>
        </w:r>
        <w:proofErr w:type="spellEnd"/>
        <w:r w:rsidRPr="00D23304">
          <w:rPr>
            <w:lang w:val="el-GR"/>
          </w:rPr>
          <w:t xml:space="preserve"> κάνει ερωτήσεις με </w:t>
        </w:r>
      </w:ins>
      <w:r w:rsidRPr="00D23304" w:rsidR="007A591E">
        <w:rPr>
          <w:lang w:val="el-GR"/>
        </w:rPr>
        <w:t>σκοπό</w:t>
      </w:r>
      <w:ins w:author="Tsoumaka Erasmia" w:date="2023-07-26T11:03:00Z" w:id="328">
        <w:r w:rsidRPr="00D23304">
          <w:rPr>
            <w:lang w:val="el-GR"/>
          </w:rPr>
          <w:t xml:space="preserve"> να αναγνωρίσει το γνωστικό επίπεδο, </w:t>
        </w:r>
        <w:proofErr w:type="spellStart"/>
        <w:r w:rsidRPr="00D23304">
          <w:rPr>
            <w:lang w:val="el-GR"/>
          </w:rPr>
          <w:t>skills</w:t>
        </w:r>
        <w:proofErr w:type="spellEnd"/>
        <w:r w:rsidRPr="00D23304">
          <w:rPr>
            <w:lang w:val="el-GR"/>
          </w:rPr>
          <w:t xml:space="preserve"> (ικανότητες) και την περιοχή ενδιαφέροντος του υποψηφίου</w:t>
        </w:r>
      </w:ins>
      <w:ins w:author="Tsoumaka Erasmia" w:date="2023-07-26T11:06:00Z" w:id="329">
        <w:r>
          <w:rPr>
            <w:lang w:val="el-GR"/>
          </w:rPr>
          <w:t>.</w:t>
        </w:r>
      </w:ins>
    </w:p>
    <w:p w:rsidRPr="00D23304" w:rsidR="00D23304" w:rsidRDefault="00D23304" w14:paraId="19E43986" w14:textId="77777777">
      <w:pPr>
        <w:spacing w:before="100" w:beforeAutospacing="1" w:after="100" w:afterAutospacing="1" w:line="240" w:lineRule="auto"/>
        <w:rPr>
          <w:ins w:author="Tsoumaka Erasmia" w:date="2023-07-26T11:03:00Z" w:id="330"/>
          <w:lang w:val="el-GR"/>
        </w:rPr>
        <w:pPrChange w:author="Tsoumaka Erasmia" w:date="2023-07-26T11:07:00Z" w:id="331">
          <w:pPr>
            <w:spacing w:before="100" w:beforeAutospacing="1" w:after="100" w:afterAutospacing="1" w:line="240" w:lineRule="auto"/>
            <w:jc w:val="left"/>
          </w:pPr>
        </w:pPrChange>
      </w:pPr>
      <w:proofErr w:type="spellStart"/>
      <w:ins w:author="Tsoumaka Erasmia" w:date="2023-07-26T11:03:00Z" w:id="332">
        <w:r w:rsidRPr="00D23304">
          <w:rPr>
            <w:lang w:val="el-GR"/>
          </w:rPr>
          <w:t>Output</w:t>
        </w:r>
        <w:proofErr w:type="spellEnd"/>
      </w:ins>
    </w:p>
    <w:p w:rsidR="00D23304" w:rsidP="00D23304" w:rsidRDefault="00D23304" w14:paraId="637F89D2" w14:textId="66D4597A">
      <w:pPr>
        <w:numPr>
          <w:ilvl w:val="0"/>
          <w:numId w:val="92"/>
        </w:numPr>
        <w:spacing w:before="100" w:beforeAutospacing="1" w:after="100" w:afterAutospacing="1" w:line="240" w:lineRule="auto"/>
        <w:rPr>
          <w:ins w:author="Tsoumaka Erasmia" w:date="2023-07-26T11:07:00Z" w:id="333"/>
          <w:lang w:val="el-GR"/>
        </w:rPr>
      </w:pPr>
      <w:ins w:author="Tsoumaka Erasmia" w:date="2023-07-26T11:03:00Z" w:id="334">
        <w:r w:rsidRPr="00D23304">
          <w:rPr>
            <w:lang w:val="el-GR"/>
          </w:rPr>
          <w:t xml:space="preserve">Ο </w:t>
        </w:r>
        <w:r w:rsidRPr="00D23304">
          <w:rPr>
            <w:u w:val="single"/>
            <w:lang w:val="el-GR"/>
            <w:rPrChange w:author="Tsoumaka Erasmia" w:date="2023-07-26T11:06:00Z" w:id="335">
              <w:rPr>
                <w:b/>
                <w:bCs/>
                <w:lang w:val="el-GR"/>
              </w:rPr>
            </w:rPrChange>
          </w:rPr>
          <w:t xml:space="preserve">BU </w:t>
        </w:r>
        <w:proofErr w:type="spellStart"/>
        <w:r w:rsidRPr="00D23304">
          <w:rPr>
            <w:u w:val="single"/>
            <w:lang w:val="el-GR"/>
            <w:rPrChange w:author="Tsoumaka Erasmia" w:date="2023-07-26T11:06:00Z" w:id="336">
              <w:rPr>
                <w:b/>
                <w:bCs/>
                <w:lang w:val="el-GR"/>
              </w:rPr>
            </w:rPrChange>
          </w:rPr>
          <w:t>instructor</w:t>
        </w:r>
        <w:proofErr w:type="spellEnd"/>
        <w:r w:rsidRPr="00D23304">
          <w:rPr>
            <w:lang w:val="el-GR"/>
          </w:rPr>
          <w:t xml:space="preserve"> αποστέλλει </w:t>
        </w:r>
      </w:ins>
      <w:r w:rsidRPr="00D23304" w:rsidR="00712184">
        <w:rPr>
          <w:lang w:val="el-GR"/>
        </w:rPr>
        <w:t>ένα</w:t>
      </w:r>
      <w:ins w:author="Tsoumaka Erasmia" w:date="2023-07-26T11:03:00Z" w:id="337">
        <w:r w:rsidRPr="00D23304">
          <w:rPr>
            <w:lang w:val="el-GR"/>
          </w:rPr>
          <w:t xml:space="preserve"> </w:t>
        </w:r>
        <w:proofErr w:type="spellStart"/>
        <w:r w:rsidRPr="00D23304">
          <w:rPr>
            <w:lang w:val="el-GR"/>
          </w:rPr>
          <w:t>template</w:t>
        </w:r>
        <w:proofErr w:type="spellEnd"/>
        <w:r w:rsidRPr="00D23304">
          <w:rPr>
            <w:lang w:val="el-GR"/>
          </w:rPr>
          <w:t xml:space="preserve"> (</w:t>
        </w:r>
        <w:proofErr w:type="spellStart"/>
        <w:r w:rsidRPr="00D23304">
          <w:rPr>
            <w:lang w:val="el-GR"/>
          </w:rPr>
          <w:t>Title</w:t>
        </w:r>
        <w:proofErr w:type="spellEnd"/>
        <w:r w:rsidRPr="00D23304">
          <w:rPr>
            <w:lang w:val="el-GR"/>
          </w:rPr>
          <w:t xml:space="preserve"> </w:t>
        </w:r>
        <w:proofErr w:type="spellStart"/>
        <w:r w:rsidRPr="00D23304">
          <w:rPr>
            <w:lang w:val="el-GR"/>
          </w:rPr>
          <w:t>Problem</w:t>
        </w:r>
        <w:proofErr w:type="spellEnd"/>
        <w:r w:rsidRPr="00D23304">
          <w:rPr>
            <w:lang w:val="el-GR"/>
          </w:rPr>
          <w:t xml:space="preserve"> </w:t>
        </w:r>
        <w:proofErr w:type="spellStart"/>
        <w:r w:rsidRPr="00D23304">
          <w:rPr>
            <w:lang w:val="el-GR"/>
          </w:rPr>
          <w:t>Statement</w:t>
        </w:r>
        <w:proofErr w:type="spellEnd"/>
        <w:r w:rsidRPr="00D23304">
          <w:rPr>
            <w:lang w:val="el-GR"/>
          </w:rPr>
          <w:t xml:space="preserve">) με </w:t>
        </w:r>
      </w:ins>
      <w:r w:rsidRPr="00D23304" w:rsidR="007A591E">
        <w:rPr>
          <w:lang w:val="el-GR"/>
        </w:rPr>
        <w:t>σκοπό</w:t>
      </w:r>
      <w:ins w:author="Tsoumaka Erasmia" w:date="2023-07-26T11:03:00Z" w:id="338">
        <w:r w:rsidRPr="00D23304">
          <w:rPr>
            <w:lang w:val="el-GR"/>
          </w:rPr>
          <w:t xml:space="preserve"> ο υποψήφιος να αποτυπώσει το αντικείμενο ενδιαφέροντος του σε συγκεκριμένη περιοχή πχ (</w:t>
        </w:r>
        <w:proofErr w:type="spellStart"/>
        <w:r w:rsidRPr="00D23304">
          <w:rPr>
            <w:lang w:val="el-GR"/>
          </w:rPr>
          <w:t>Data</w:t>
        </w:r>
        <w:proofErr w:type="spellEnd"/>
        <w:r w:rsidRPr="00D23304">
          <w:rPr>
            <w:lang w:val="el-GR"/>
          </w:rPr>
          <w:t xml:space="preserve"> </w:t>
        </w:r>
        <w:proofErr w:type="spellStart"/>
        <w:r w:rsidRPr="00D23304">
          <w:rPr>
            <w:lang w:val="el-GR"/>
          </w:rPr>
          <w:t>Analytics</w:t>
        </w:r>
        <w:proofErr w:type="spellEnd"/>
        <w:r w:rsidRPr="00D23304">
          <w:rPr>
            <w:lang w:val="el-GR"/>
          </w:rPr>
          <w:t xml:space="preserve">, </w:t>
        </w:r>
        <w:proofErr w:type="spellStart"/>
        <w:r w:rsidRPr="00D23304">
          <w:rPr>
            <w:lang w:val="el-GR"/>
          </w:rPr>
          <w:t>IoT</w:t>
        </w:r>
        <w:proofErr w:type="spellEnd"/>
        <w:r w:rsidRPr="00D23304">
          <w:rPr>
            <w:lang w:val="el-GR"/>
          </w:rPr>
          <w:t xml:space="preserve"> ,</w:t>
        </w:r>
        <w:proofErr w:type="spellStart"/>
        <w:r w:rsidRPr="00D23304">
          <w:rPr>
            <w:lang w:val="el-GR"/>
          </w:rPr>
          <w:t>Business</w:t>
        </w:r>
        <w:proofErr w:type="spellEnd"/>
        <w:r w:rsidRPr="00D23304">
          <w:rPr>
            <w:lang w:val="el-GR"/>
          </w:rPr>
          <w:t xml:space="preserve"> </w:t>
        </w:r>
        <w:proofErr w:type="spellStart"/>
        <w:r w:rsidRPr="00D23304">
          <w:rPr>
            <w:lang w:val="el-GR"/>
          </w:rPr>
          <w:t>Analysis</w:t>
        </w:r>
        <w:proofErr w:type="spellEnd"/>
        <w:r w:rsidRPr="00D23304">
          <w:rPr>
            <w:lang w:val="el-GR"/>
          </w:rPr>
          <w:t>) (</w:t>
        </w:r>
      </w:ins>
      <w:r w:rsidR="00712184">
        <w:rPr>
          <w:lang w:val="el-GR"/>
        </w:rPr>
        <w:t>βλ.</w:t>
      </w:r>
      <w:ins w:author="Tsoumaka Erasmia" w:date="2023-07-26T11:07:00Z" w:id="339">
        <w:r>
          <w:rPr>
            <w:lang w:val="el-GR"/>
          </w:rPr>
          <w:t xml:space="preserve"> το παρακάτω </w:t>
        </w:r>
        <w:r>
          <w:rPr>
            <w:lang w:val="en-US"/>
          </w:rPr>
          <w:t>template</w:t>
        </w:r>
      </w:ins>
      <w:ins w:author="Tsoumaka Erasmia" w:date="2023-07-26T11:03:00Z" w:id="340">
        <w:r w:rsidRPr="00D23304">
          <w:rPr>
            <w:lang w:val="el-GR"/>
          </w:rPr>
          <w:t>)</w:t>
        </w:r>
      </w:ins>
    </w:p>
    <w:p w:rsidRPr="00A44DDD" w:rsidR="00D23304" w:rsidP="31FE47E4" w:rsidRDefault="00D23304" w14:paraId="70B5E949" w14:textId="69818457">
      <w:pPr>
        <w:spacing w:before="100" w:beforeAutospacing="1" w:after="100" w:afterAutospacing="1" w:line="240" w:lineRule="auto"/>
        <w:rPr>
          <w:ins w:author="Tsoumaka Erasmia" w:date="2023-07-26T11:03:00Z" w:id="341"/>
          <w:lang w:val="en-US"/>
          <w:rPrChange w:author="Tsoumaka Erasmia" w:date="2023-07-26T11:23:00Z" w:id="342">
            <w:rPr>
              <w:ins w:author="Tsoumaka Erasmia" w:date="2023-07-26T11:03:00Z" w:id="343"/>
              <w:lang w:val="el-GR"/>
            </w:rPr>
          </w:rPrChange>
        </w:rPr>
        <w:pPrChange w:author="Tsoumaka Erasmia" w:date="2023-07-26T11:07:00Z" w:id="344">
          <w:pPr>
            <w:numPr>
              <w:numId w:val="92"/>
            </w:numPr>
            <w:tabs>
              <w:tab w:val="num" w:pos="720"/>
            </w:tabs>
            <w:spacing w:before="100" w:beforeAutospacing="1" w:after="100" w:afterAutospacing="1" w:line="240" w:lineRule="auto"/>
            <w:ind w:left="720" w:hanging="360"/>
            <w:jc w:val="left"/>
          </w:pPr>
        </w:pPrChange>
      </w:pPr>
      <w:ins w:author="Tsoumaka Erasmia" w:date="2023-07-26T11:09:00Z" w:id="77711887">
        <w:r w:rsidRPr="31FE47E4">
          <w:rPr>
            <w:lang w:val="el-GR"/>
          </w:rPr>
          <w:fldChar w:fldCharType="begin"/>
        </w:r>
      </w:ins>
      <w:r w:rsidR="0033357A">
        <w:rPr>
          <w:lang w:val="el-GR"/>
        </w:rPr>
        <w:instrText>HYPERLINK "https://unisystems-my.sharepoint.com/personal/tsoumakae_unisystems_gr/Documents/Microsoft Teams Chat Files/Problem Statement-ΤΜP.docx"</w:instrText>
      </w:r>
      <w:r w:rsidR="0033357A">
        <w:rPr>
          <w:lang w:val="el-GR"/>
        </w:rPr>
      </w:r>
      <w:ins w:author="Tsoumaka Erasmia" w:date="2023-07-26T11:09:00Z" w:id="52770785">
        <w:r w:rsidRPr="31FE47E4">
          <w:rPr>
            <w:lang w:val="el-GR"/>
          </w:rPr>
          <w:fldChar w:fldCharType="separate"/>
        </w:r>
        <w:r w:rsidRPr="31FE47E4" w:rsidR="00D23304">
          <w:rPr>
            <w:rStyle w:val="Hyperlink"/>
            <w:lang w:val="en-US"/>
            <w:rPrChange w:author="Tsoumaka Erasmia" w:date="2023-07-26T11:23:00Z" w:id="1800349654">
              <w:rPr>
                <w:rStyle w:val="Hyperlink"/>
                <w:lang w:val="el-GR"/>
              </w:rPr>
            </w:rPrChange>
          </w:rPr>
          <w:t>Problem Statement-</w:t>
        </w:r>
        <w:r w:rsidRPr="31FE47E4" w:rsidR="00D23304">
          <w:rPr>
            <w:rStyle w:val="Hyperlink"/>
            <w:lang w:val="el-GR"/>
          </w:rPr>
          <w:t>ΤΜ</w:t>
        </w:r>
        <w:r w:rsidRPr="31FE47E4" w:rsidR="00D23304">
          <w:rPr>
            <w:rStyle w:val="Hyperlink"/>
            <w:lang w:val="en-US"/>
            <w:rPrChange w:author="Tsoumaka Erasmia" w:date="2023-07-26T11:23:00Z" w:id="1761925962">
              <w:rPr>
                <w:rStyle w:val="Hyperlink"/>
                <w:lang w:val="el-GR"/>
              </w:rPr>
            </w:rPrChange>
          </w:rPr>
          <w:t>P.docx</w:t>
        </w:r>
        <w:r w:rsidRPr="31FE47E4">
          <w:rPr>
            <w:lang w:val="el-GR"/>
          </w:rPr>
          <w:fldChar w:fldCharType="end"/>
        </w:r>
      </w:ins>
    </w:p>
    <w:p w:rsidRPr="00A44DDD" w:rsidR="00FA7B1C" w:rsidDel="00D467F7" w:rsidP="00FA7B1C" w:rsidRDefault="00FA7B1C" w14:paraId="71476C49" w14:textId="4560D8F8">
      <w:pPr>
        <w:rPr>
          <w:del w:author="Tsoumaka Erasmia" w:date="2023-07-26T10:19:00Z" w:id="349"/>
          <w:lang w:val="en-US"/>
          <w:rPrChange w:author="Tsoumaka Erasmia" w:date="2023-07-26T11:23:00Z" w:id="350">
            <w:rPr>
              <w:del w:author="Tsoumaka Erasmia" w:date="2023-07-26T10:19:00Z" w:id="351"/>
            </w:rPr>
          </w:rPrChange>
        </w:rPr>
      </w:pPr>
      <w:del w:author="Tsoumaka Erasmia" w:date="2023-07-26T10:19:00Z" w:id="352">
        <w:r w:rsidRPr="00F758A6" w:rsidDel="00D467F7">
          <w:rPr>
            <w:lang w:val="en-US"/>
          </w:rPr>
          <w:delText>The</w:delText>
        </w:r>
        <w:r w:rsidRPr="00A44DDD" w:rsidDel="00D467F7">
          <w:rPr>
            <w:lang w:val="en-US"/>
          </w:rPr>
          <w:delText xml:space="preserve"> </w:delText>
        </w:r>
        <w:r w:rsidRPr="00F758A6" w:rsidDel="00D467F7">
          <w:rPr>
            <w:lang w:val="en-US"/>
          </w:rPr>
          <w:delText>design</w:delText>
        </w:r>
        <w:r w:rsidRPr="00A44DDD" w:rsidDel="00D467F7">
          <w:rPr>
            <w:lang w:val="en-US"/>
          </w:rPr>
          <w:delText xml:space="preserve"> </w:delText>
        </w:r>
        <w:r w:rsidRPr="00F758A6" w:rsidDel="00D467F7">
          <w:rPr>
            <w:lang w:val="en-US"/>
          </w:rPr>
          <w:delText>of</w:delText>
        </w:r>
        <w:r w:rsidRPr="00A44DDD" w:rsidDel="00D467F7">
          <w:rPr>
            <w:lang w:val="en-US"/>
          </w:rPr>
          <w:delText xml:space="preserve"> </w:delText>
        </w:r>
        <w:r w:rsidRPr="00F758A6" w:rsidDel="00D467F7">
          <w:rPr>
            <w:lang w:val="en-US"/>
          </w:rPr>
          <w:delText>a</w:delText>
        </w:r>
        <w:r w:rsidRPr="00A44DDD" w:rsidDel="00D467F7">
          <w:rPr>
            <w:lang w:val="en-US"/>
          </w:rPr>
          <w:delText xml:space="preserve"> </w:delText>
        </w:r>
        <w:r w:rsidRPr="00F758A6" w:rsidDel="00D467F7">
          <w:rPr>
            <w:lang w:val="en-US"/>
          </w:rPr>
          <w:delText>smart</w:delText>
        </w:r>
        <w:r w:rsidRPr="00A44DDD" w:rsidDel="00D467F7">
          <w:rPr>
            <w:lang w:val="en-US"/>
          </w:rPr>
          <w:delText xml:space="preserve"> </w:delText>
        </w:r>
        <w:r w:rsidRPr="00F758A6" w:rsidDel="00D467F7">
          <w:rPr>
            <w:lang w:val="en-US"/>
          </w:rPr>
          <w:delText>city</w:delText>
        </w:r>
        <w:r w:rsidRPr="00A44DDD" w:rsidDel="00D467F7">
          <w:rPr>
            <w:lang w:val="en-US"/>
          </w:rPr>
          <w:delText xml:space="preserve"> </w:delText>
        </w:r>
        <w:r w:rsidRPr="00F758A6" w:rsidDel="00D467F7">
          <w:rPr>
            <w:lang w:val="en-US"/>
          </w:rPr>
          <w:delText>infrastructure</w:delText>
        </w:r>
        <w:r w:rsidRPr="00A44DDD" w:rsidDel="00D467F7">
          <w:rPr>
            <w:lang w:val="en-US"/>
          </w:rPr>
          <w:delText xml:space="preserve"> </w:delText>
        </w:r>
        <w:r w:rsidRPr="00F758A6" w:rsidDel="00D467F7">
          <w:rPr>
            <w:lang w:val="en-US"/>
          </w:rPr>
          <w:delText>is</w:delText>
        </w:r>
        <w:r w:rsidRPr="00A44DDD" w:rsidDel="00D467F7">
          <w:rPr>
            <w:lang w:val="en-US"/>
          </w:rPr>
          <w:delText xml:space="preserve"> </w:delText>
        </w:r>
        <w:r w:rsidRPr="00F758A6" w:rsidDel="00D467F7">
          <w:rPr>
            <w:lang w:val="en-US"/>
          </w:rPr>
          <w:delText>a</w:delText>
        </w:r>
        <w:r w:rsidRPr="00A44DDD" w:rsidDel="00D467F7">
          <w:rPr>
            <w:lang w:val="en-US"/>
          </w:rPr>
          <w:delText xml:space="preserve"> </w:delText>
        </w:r>
        <w:r w:rsidRPr="00F758A6" w:rsidDel="00D467F7">
          <w:rPr>
            <w:lang w:val="en-US"/>
          </w:rPr>
          <w:delText>complex</w:delText>
        </w:r>
        <w:r w:rsidRPr="00A44DDD" w:rsidDel="00D467F7">
          <w:rPr>
            <w:lang w:val="en-US"/>
          </w:rPr>
          <w:delText xml:space="preserve"> </w:delText>
        </w:r>
        <w:r w:rsidRPr="00F758A6" w:rsidDel="00D467F7">
          <w:rPr>
            <w:lang w:val="en-US"/>
          </w:rPr>
          <w:delText>process</w:delText>
        </w:r>
        <w:r w:rsidRPr="00A44DDD" w:rsidDel="00D467F7">
          <w:rPr>
            <w:lang w:val="en-US"/>
          </w:rPr>
          <w:delText xml:space="preserve">, </w:delText>
        </w:r>
        <w:r w:rsidRPr="00F758A6" w:rsidDel="00D467F7">
          <w:rPr>
            <w:lang w:val="en-US"/>
          </w:rPr>
          <w:delText>which</w:delText>
        </w:r>
        <w:r w:rsidRPr="00A44DDD" w:rsidDel="00D467F7">
          <w:rPr>
            <w:lang w:val="en-US"/>
          </w:rPr>
          <w:delText xml:space="preserve"> </w:delText>
        </w:r>
        <w:r w:rsidRPr="00F758A6" w:rsidDel="00D467F7">
          <w:rPr>
            <w:lang w:val="en-US"/>
          </w:rPr>
          <w:delText>involves</w:delText>
        </w:r>
        <w:r w:rsidRPr="00A44DDD" w:rsidDel="00D467F7">
          <w:rPr>
            <w:lang w:val="en-US"/>
          </w:rPr>
          <w:delText xml:space="preserve"> </w:delText>
        </w:r>
        <w:r w:rsidRPr="00F758A6" w:rsidDel="00D467F7">
          <w:rPr>
            <w:lang w:val="en-US"/>
          </w:rPr>
          <w:delText>multiple</w:delText>
        </w:r>
        <w:r w:rsidRPr="00A44DDD" w:rsidDel="00D467F7">
          <w:rPr>
            <w:lang w:val="en-US"/>
          </w:rPr>
          <w:delText xml:space="preserve"> </w:delText>
        </w:r>
        <w:r w:rsidRPr="00F758A6" w:rsidDel="00D467F7">
          <w:rPr>
            <w:lang w:val="en-US"/>
          </w:rPr>
          <w:delText>activities</w:delText>
        </w:r>
        <w:r w:rsidRPr="00A44DDD" w:rsidDel="00D467F7">
          <w:rPr>
            <w:lang w:val="en-US"/>
          </w:rPr>
          <w:delText xml:space="preserve"> </w:delText>
        </w:r>
        <w:r w:rsidRPr="00F758A6" w:rsidDel="00D467F7">
          <w:rPr>
            <w:lang w:val="en-US"/>
          </w:rPr>
          <w:delText>and</w:delText>
        </w:r>
        <w:r w:rsidRPr="00A44DDD" w:rsidDel="00D467F7">
          <w:rPr>
            <w:lang w:val="en-US"/>
          </w:rPr>
          <w:delText xml:space="preserve"> </w:delText>
        </w:r>
        <w:r w:rsidRPr="00F758A6" w:rsidDel="00D467F7">
          <w:rPr>
            <w:lang w:val="en-US"/>
          </w:rPr>
          <w:delText>not</w:delText>
        </w:r>
        <w:r w:rsidRPr="00A44DDD" w:rsidDel="00D467F7">
          <w:rPr>
            <w:lang w:val="en-US"/>
          </w:rPr>
          <w:delText xml:space="preserve"> </w:delText>
        </w:r>
        <w:r w:rsidRPr="00F758A6" w:rsidDel="00D467F7">
          <w:rPr>
            <w:lang w:val="en-US"/>
          </w:rPr>
          <w:delText>only</w:delText>
        </w:r>
        <w:r w:rsidRPr="00A44DDD" w:rsidDel="00D467F7">
          <w:rPr>
            <w:lang w:val="en-US"/>
          </w:rPr>
          <w:delText xml:space="preserve"> </w:delText>
        </w:r>
        <w:r w:rsidRPr="00F758A6" w:rsidDel="00D467F7">
          <w:rPr>
            <w:lang w:val="en-US"/>
          </w:rPr>
          <w:delText>the</w:delText>
        </w:r>
        <w:r w:rsidRPr="00A44DDD" w:rsidDel="00D467F7">
          <w:rPr>
            <w:lang w:val="en-US"/>
          </w:rPr>
          <w:delText xml:space="preserve"> </w:delText>
        </w:r>
        <w:r w:rsidRPr="00F758A6" w:rsidDel="00D467F7">
          <w:rPr>
            <w:lang w:val="en-US"/>
          </w:rPr>
          <w:delText>mere</w:delText>
        </w:r>
        <w:r w:rsidRPr="00A44DDD" w:rsidDel="00D467F7">
          <w:rPr>
            <w:lang w:val="en-US"/>
          </w:rPr>
          <w:delText xml:space="preserve"> </w:delText>
        </w:r>
        <w:r w:rsidRPr="00F758A6" w:rsidDel="00D467F7">
          <w:rPr>
            <w:lang w:val="en-US"/>
          </w:rPr>
          <w:delText>implementation</w:delText>
        </w:r>
        <w:r w:rsidRPr="00A44DDD" w:rsidDel="00D467F7">
          <w:rPr>
            <w:lang w:val="en-US"/>
          </w:rPr>
          <w:delText xml:space="preserve"> </w:delText>
        </w:r>
        <w:r w:rsidRPr="00F758A6" w:rsidDel="00D467F7">
          <w:rPr>
            <w:lang w:val="en-US"/>
          </w:rPr>
          <w:delText>of</w:delText>
        </w:r>
        <w:r w:rsidRPr="00A44DDD" w:rsidDel="00D467F7">
          <w:rPr>
            <w:lang w:val="en-US"/>
          </w:rPr>
          <w:delText xml:space="preserve"> </w:delText>
        </w:r>
        <w:r w:rsidRPr="00F758A6" w:rsidDel="00D467F7">
          <w:rPr>
            <w:lang w:val="en-US"/>
          </w:rPr>
          <w:delText>the</w:delText>
        </w:r>
        <w:r w:rsidRPr="00A44DDD" w:rsidDel="00D467F7">
          <w:rPr>
            <w:lang w:val="en-US"/>
          </w:rPr>
          <w:delText xml:space="preserve"> </w:delText>
        </w:r>
        <w:r w:rsidRPr="00F758A6" w:rsidDel="00D467F7">
          <w:rPr>
            <w:lang w:val="en-US"/>
          </w:rPr>
          <w:delText>platform</w:delText>
        </w:r>
        <w:r w:rsidRPr="00A44DDD" w:rsidDel="00D467F7">
          <w:rPr>
            <w:lang w:val="en-US"/>
          </w:rPr>
          <w:delText xml:space="preserve">, </w:delText>
        </w:r>
        <w:r w:rsidRPr="00F758A6" w:rsidDel="00D467F7">
          <w:rPr>
            <w:lang w:val="en-US"/>
          </w:rPr>
          <w:delText>a</w:delText>
        </w:r>
        <w:r w:rsidRPr="00A44DDD" w:rsidDel="00D467F7">
          <w:rPr>
            <w:lang w:val="en-US"/>
          </w:rPr>
          <w:delText xml:space="preserve"> </w:delText>
        </w:r>
        <w:r w:rsidRPr="00F758A6" w:rsidDel="00D467F7">
          <w:rPr>
            <w:lang w:val="en-US"/>
          </w:rPr>
          <w:delText>well</w:delText>
        </w:r>
        <w:r w:rsidRPr="00A44DDD" w:rsidDel="00D467F7">
          <w:rPr>
            <w:lang w:val="en-US"/>
          </w:rPr>
          <w:delText xml:space="preserve"> </w:delText>
        </w:r>
        <w:r w:rsidRPr="00F758A6" w:rsidDel="00D467F7">
          <w:rPr>
            <w:lang w:val="en-US"/>
          </w:rPr>
          <w:delText>structure</w:delText>
        </w:r>
        <w:r w:rsidRPr="00A44DDD" w:rsidDel="00D467F7">
          <w:rPr>
            <w:lang w:val="en-US"/>
          </w:rPr>
          <w:delText xml:space="preserve"> </w:delText>
        </w:r>
        <w:r w:rsidRPr="00F758A6" w:rsidDel="00D467F7">
          <w:rPr>
            <w:lang w:val="en-US"/>
          </w:rPr>
          <w:delText>process</w:delText>
        </w:r>
        <w:r w:rsidRPr="00A44DDD" w:rsidDel="00D467F7">
          <w:rPr>
            <w:lang w:val="en-US"/>
          </w:rPr>
          <w:delText xml:space="preserve"> </w:delText>
        </w:r>
        <w:r w:rsidRPr="00F758A6" w:rsidDel="00D467F7">
          <w:rPr>
            <w:lang w:val="en-US"/>
          </w:rPr>
          <w:delText>would</w:delText>
        </w:r>
        <w:r w:rsidRPr="00A44DDD" w:rsidDel="00D467F7">
          <w:rPr>
            <w:lang w:val="en-US"/>
          </w:rPr>
          <w:delText xml:space="preserve"> </w:delText>
        </w:r>
        <w:r w:rsidRPr="00F758A6" w:rsidDel="00D467F7">
          <w:rPr>
            <w:lang w:val="en-US"/>
          </w:rPr>
          <w:delText>guarantee</w:delText>
        </w:r>
        <w:r w:rsidRPr="00A44DDD" w:rsidDel="00D467F7">
          <w:rPr>
            <w:lang w:val="en-US"/>
          </w:rPr>
          <w:delText xml:space="preserve"> </w:delText>
        </w:r>
        <w:r w:rsidRPr="00F758A6" w:rsidDel="00D467F7">
          <w:rPr>
            <w:lang w:val="en-US"/>
          </w:rPr>
          <w:delText>to</w:delText>
        </w:r>
        <w:r w:rsidRPr="00A44DDD" w:rsidDel="00D467F7">
          <w:rPr>
            <w:lang w:val="en-US"/>
          </w:rPr>
          <w:delText xml:space="preserve"> </w:delText>
        </w:r>
        <w:r w:rsidRPr="00F758A6" w:rsidDel="00D467F7">
          <w:rPr>
            <w:lang w:val="en-US"/>
          </w:rPr>
          <w:delText>take</w:delText>
        </w:r>
        <w:r w:rsidRPr="00A44DDD" w:rsidDel="00D467F7">
          <w:rPr>
            <w:lang w:val="en-US"/>
          </w:rPr>
          <w:delText xml:space="preserve"> </w:delText>
        </w:r>
        <w:r w:rsidRPr="00F758A6" w:rsidDel="00D467F7">
          <w:rPr>
            <w:lang w:val="en-US"/>
          </w:rPr>
          <w:delText>all</w:delText>
        </w:r>
        <w:r w:rsidRPr="00A44DDD" w:rsidDel="00D467F7">
          <w:rPr>
            <w:lang w:val="en-US"/>
          </w:rPr>
          <w:delText xml:space="preserve"> </w:delText>
        </w:r>
        <w:r w:rsidRPr="00F758A6" w:rsidDel="00D467F7">
          <w:rPr>
            <w:lang w:val="en-US"/>
          </w:rPr>
          <w:delText>aspects</w:delText>
        </w:r>
        <w:r w:rsidRPr="00A44DDD" w:rsidDel="00D467F7">
          <w:rPr>
            <w:lang w:val="en-US"/>
          </w:rPr>
          <w:delText xml:space="preserve"> </w:delText>
        </w:r>
        <w:r w:rsidRPr="00F758A6" w:rsidDel="00D467F7">
          <w:rPr>
            <w:lang w:val="en-US"/>
          </w:rPr>
          <w:delText>into</w:delText>
        </w:r>
        <w:r w:rsidRPr="00A44DDD" w:rsidDel="00D467F7">
          <w:rPr>
            <w:lang w:val="en-US"/>
          </w:rPr>
          <w:delText xml:space="preserve"> </w:delText>
        </w:r>
        <w:r w:rsidRPr="00F758A6" w:rsidDel="00D467F7">
          <w:rPr>
            <w:lang w:val="en-US"/>
          </w:rPr>
          <w:delText>account</w:delText>
        </w:r>
        <w:r w:rsidRPr="00A44DDD" w:rsidDel="00D467F7">
          <w:rPr>
            <w:lang w:val="en-US"/>
          </w:rPr>
          <w:delText xml:space="preserve">, </w:delText>
        </w:r>
        <w:r w:rsidRPr="00F758A6" w:rsidDel="00D467F7">
          <w:rPr>
            <w:lang w:val="en-US"/>
          </w:rPr>
          <w:delText>save</w:delText>
        </w:r>
        <w:r w:rsidRPr="00A44DDD" w:rsidDel="00D467F7">
          <w:rPr>
            <w:lang w:val="en-US"/>
          </w:rPr>
          <w:delText xml:space="preserve"> </w:delText>
        </w:r>
        <w:r w:rsidRPr="00F758A6" w:rsidDel="00D467F7">
          <w:rPr>
            <w:lang w:val="en-US"/>
          </w:rPr>
          <w:delText>time</w:delText>
        </w:r>
        <w:r w:rsidRPr="00A44DDD" w:rsidDel="00D467F7">
          <w:rPr>
            <w:lang w:val="en-US"/>
          </w:rPr>
          <w:delText xml:space="preserve"> </w:delText>
        </w:r>
        <w:r w:rsidRPr="00F758A6" w:rsidDel="00D467F7">
          <w:rPr>
            <w:lang w:val="en-US"/>
          </w:rPr>
          <w:delText>and</w:delText>
        </w:r>
        <w:r w:rsidRPr="00A44DDD" w:rsidDel="00D467F7">
          <w:rPr>
            <w:lang w:val="en-US"/>
          </w:rPr>
          <w:delText xml:space="preserve"> </w:delText>
        </w:r>
        <w:r w:rsidRPr="00F758A6" w:rsidDel="00D467F7">
          <w:rPr>
            <w:lang w:val="en-US"/>
          </w:rPr>
          <w:delText>produce</w:delText>
        </w:r>
        <w:r w:rsidRPr="00A44DDD" w:rsidDel="00D467F7">
          <w:rPr>
            <w:lang w:val="en-US"/>
          </w:rPr>
          <w:delText xml:space="preserve"> </w:delText>
        </w:r>
        <w:r w:rsidRPr="00F758A6" w:rsidDel="00D467F7">
          <w:rPr>
            <w:lang w:val="en-US"/>
          </w:rPr>
          <w:delText>more</w:delText>
        </w:r>
        <w:r w:rsidRPr="00A44DDD" w:rsidDel="00D467F7">
          <w:rPr>
            <w:lang w:val="en-US"/>
          </w:rPr>
          <w:delText xml:space="preserve"> </w:delText>
        </w:r>
        <w:r w:rsidRPr="00F758A6" w:rsidDel="00D467F7">
          <w:rPr>
            <w:lang w:val="en-US"/>
          </w:rPr>
          <w:delText>effective</w:delText>
        </w:r>
        <w:r w:rsidRPr="00A44DDD" w:rsidDel="00D467F7">
          <w:rPr>
            <w:lang w:val="en-US"/>
          </w:rPr>
          <w:delText xml:space="preserve"> </w:delText>
        </w:r>
        <w:r w:rsidRPr="00F758A6" w:rsidDel="00D467F7">
          <w:rPr>
            <w:lang w:val="en-US"/>
          </w:rPr>
          <w:delText>results</w:delText>
        </w:r>
        <w:r w:rsidRPr="00A44DDD" w:rsidDel="00D467F7">
          <w:rPr>
            <w:lang w:val="en-US"/>
          </w:rPr>
          <w:delText xml:space="preserve">. </w:delText>
        </w:r>
        <w:r w:rsidRPr="00BC5F82" w:rsidDel="00D467F7">
          <w:delText>The</w:delText>
        </w:r>
        <w:r w:rsidRPr="00A44DDD" w:rsidDel="00D467F7">
          <w:rPr>
            <w:lang w:val="en-US"/>
            <w:rPrChange w:author="Tsoumaka Erasmia" w:date="2023-07-26T11:23:00Z" w:id="353">
              <w:rPr/>
            </w:rPrChange>
          </w:rPr>
          <w:delText xml:space="preserve"> </w:delText>
        </w:r>
        <w:r w:rsidRPr="00BC5F82" w:rsidDel="00D467F7">
          <w:delText>following</w:delText>
        </w:r>
        <w:r w:rsidRPr="00A44DDD" w:rsidDel="00D467F7">
          <w:rPr>
            <w:lang w:val="en-US"/>
            <w:rPrChange w:author="Tsoumaka Erasmia" w:date="2023-07-26T11:23:00Z" w:id="354">
              <w:rPr/>
            </w:rPrChange>
          </w:rPr>
          <w:delText xml:space="preserve"> </w:delText>
        </w:r>
        <w:r w:rsidRPr="00BC5F82" w:rsidDel="00D467F7">
          <w:delText>iterative</w:delText>
        </w:r>
        <w:r w:rsidRPr="00A44DDD" w:rsidDel="00D467F7">
          <w:rPr>
            <w:lang w:val="en-US"/>
            <w:rPrChange w:author="Tsoumaka Erasmia" w:date="2023-07-26T11:23:00Z" w:id="355">
              <w:rPr/>
            </w:rPrChange>
          </w:rPr>
          <w:delText xml:space="preserve"> </w:delText>
        </w:r>
        <w:r w:rsidRPr="00BC5F82" w:rsidDel="00D467F7">
          <w:delText>steps</w:delText>
        </w:r>
        <w:r w:rsidRPr="00A44DDD" w:rsidDel="00D467F7">
          <w:rPr>
            <w:lang w:val="en-US"/>
            <w:rPrChange w:author="Tsoumaka Erasmia" w:date="2023-07-26T11:23:00Z" w:id="356">
              <w:rPr/>
            </w:rPrChange>
          </w:rPr>
          <w:delText xml:space="preserve"> </w:delText>
        </w:r>
        <w:r w:rsidRPr="00BC5F82" w:rsidDel="00D467F7">
          <w:delText>are</w:delText>
        </w:r>
        <w:r w:rsidRPr="00A44DDD" w:rsidDel="00D467F7">
          <w:rPr>
            <w:lang w:val="en-US"/>
            <w:rPrChange w:author="Tsoumaka Erasmia" w:date="2023-07-26T11:23:00Z" w:id="357">
              <w:rPr/>
            </w:rPrChange>
          </w:rPr>
          <w:delText xml:space="preserve"> </w:delText>
        </w:r>
        <w:r w:rsidRPr="00BC5F82" w:rsidDel="00D467F7">
          <w:delText>usually</w:delText>
        </w:r>
        <w:r w:rsidRPr="00A44DDD" w:rsidDel="00D467F7">
          <w:rPr>
            <w:lang w:val="en-US"/>
            <w:rPrChange w:author="Tsoumaka Erasmia" w:date="2023-07-26T11:23:00Z" w:id="358">
              <w:rPr/>
            </w:rPrChange>
          </w:rPr>
          <w:delText xml:space="preserve"> </w:delText>
        </w:r>
        <w:r w:rsidRPr="00BC5F82" w:rsidDel="00D467F7">
          <w:delText>needed</w:delText>
        </w:r>
        <w:r w:rsidRPr="00A44DDD" w:rsidDel="00D467F7">
          <w:rPr>
            <w:lang w:val="en-US"/>
            <w:rPrChange w:author="Tsoumaka Erasmia" w:date="2023-07-26T11:23:00Z" w:id="359">
              <w:rPr/>
            </w:rPrChange>
          </w:rPr>
          <w:delText>:</w:delText>
        </w:r>
      </w:del>
    </w:p>
    <w:p w:rsidRPr="00A44DDD" w:rsidR="00FA7B1C" w:rsidDel="00D467F7" w:rsidP="00C73847" w:rsidRDefault="7CE9A123" w14:paraId="0F1F1E60" w14:textId="58BBE6FA">
      <w:pPr>
        <w:pStyle w:val="Bullets1"/>
        <w:rPr>
          <w:del w:author="Tsoumaka Erasmia" w:date="2023-07-26T10:19:00Z" w:id="360"/>
          <w:lang w:val="en-US"/>
          <w:rPrChange w:author="Tsoumaka Erasmia" w:date="2023-07-26T11:23:00Z" w:id="361">
            <w:rPr>
              <w:del w:author="Tsoumaka Erasmia" w:date="2023-07-26T10:19:00Z" w:id="362"/>
            </w:rPr>
          </w:rPrChange>
        </w:rPr>
      </w:pPr>
      <w:del w:author="Tsoumaka Erasmia" w:date="2023-07-26T10:19:00Z" w:id="363">
        <w:r w:rsidRPr="507E05CD" w:rsidDel="00D467F7">
          <w:rPr>
            <w:lang w:val="en-US"/>
          </w:rPr>
          <w:delText>Analysis</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context</w:delText>
        </w:r>
        <w:r w:rsidRPr="00A44DDD" w:rsidDel="00D467F7">
          <w:rPr>
            <w:lang w:val="en-US"/>
          </w:rPr>
          <w:delText xml:space="preserve">, </w:delText>
        </w:r>
        <w:r w:rsidRPr="507E05CD" w:rsidDel="00D467F7">
          <w:rPr>
            <w:lang w:val="en-US"/>
          </w:rPr>
          <w:delText>in</w:delText>
        </w:r>
        <w:r w:rsidRPr="00A44DDD" w:rsidDel="00D467F7">
          <w:rPr>
            <w:lang w:val="en-US"/>
          </w:rPr>
          <w:delText xml:space="preserve"> </w:delText>
        </w:r>
        <w:r w:rsidRPr="507E05CD" w:rsidDel="00D467F7">
          <w:rPr>
            <w:lang w:val="en-US"/>
          </w:rPr>
          <w:delText>which</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smart</w:delText>
        </w:r>
        <w:r w:rsidRPr="00A44DDD" w:rsidDel="00D467F7">
          <w:rPr>
            <w:lang w:val="en-US"/>
          </w:rPr>
          <w:delText xml:space="preserve"> </w:delText>
        </w:r>
        <w:r w:rsidRPr="507E05CD" w:rsidDel="00D467F7">
          <w:rPr>
            <w:lang w:val="en-US"/>
          </w:rPr>
          <w:delText>city</w:delText>
        </w:r>
        <w:r w:rsidRPr="00A44DDD" w:rsidDel="00D467F7">
          <w:rPr>
            <w:lang w:val="en-US"/>
          </w:rPr>
          <w:delText xml:space="preserve"> </w:delText>
        </w:r>
        <w:r w:rsidRPr="507E05CD" w:rsidDel="00D467F7">
          <w:rPr>
            <w:lang w:val="en-US"/>
          </w:rPr>
          <w:delText>infrastructure</w:delText>
        </w:r>
        <w:r w:rsidRPr="00A44DDD" w:rsidDel="00D467F7">
          <w:rPr>
            <w:lang w:val="en-US"/>
          </w:rPr>
          <w:delText>/</w:delText>
        </w:r>
        <w:r w:rsidRPr="507E05CD" w:rsidDel="00D467F7">
          <w:rPr>
            <w:lang w:val="en-US"/>
          </w:rPr>
          <w:delText>solutions</w:delText>
        </w:r>
        <w:r w:rsidRPr="00A44DDD" w:rsidDel="00D467F7">
          <w:rPr>
            <w:lang w:val="en-US"/>
          </w:rPr>
          <w:delText xml:space="preserve"> </w:delText>
        </w:r>
        <w:r w:rsidRPr="507E05CD" w:rsidDel="00D467F7">
          <w:rPr>
            <w:lang w:val="en-US"/>
          </w:rPr>
          <w:delText>will</w:delText>
        </w:r>
        <w:r w:rsidRPr="00A44DDD" w:rsidDel="00D467F7">
          <w:rPr>
            <w:lang w:val="en-US"/>
          </w:rPr>
          <w:delText xml:space="preserve"> </w:delText>
        </w:r>
        <w:r w:rsidRPr="507E05CD" w:rsidDel="00D467F7">
          <w:rPr>
            <w:lang w:val="en-US"/>
          </w:rPr>
          <w:delText>be</w:delText>
        </w:r>
        <w:r w:rsidRPr="00A44DDD" w:rsidDel="00D467F7">
          <w:rPr>
            <w:lang w:val="en-US"/>
          </w:rPr>
          <w:delText xml:space="preserve"> </w:delText>
        </w:r>
        <w:r w:rsidRPr="507E05CD" w:rsidDel="00D467F7">
          <w:rPr>
            <w:lang w:val="en-US"/>
          </w:rPr>
          <w:delText>introduced</w:delText>
        </w:r>
        <w:r w:rsidRPr="00A44DDD" w:rsidDel="00D467F7">
          <w:rPr>
            <w:lang w:val="en-US"/>
          </w:rPr>
          <w:delText>.</w:delText>
        </w:r>
      </w:del>
    </w:p>
    <w:p w:rsidRPr="00A44DDD" w:rsidR="00FA7B1C" w:rsidDel="00D467F7" w:rsidP="00C73847" w:rsidRDefault="7CE9A123" w14:paraId="37DD0EDC" w14:textId="7355030C">
      <w:pPr>
        <w:pStyle w:val="Bullets1"/>
        <w:rPr>
          <w:del w:author="Tsoumaka Erasmia" w:date="2023-07-26T10:19:00Z" w:id="364"/>
          <w:lang w:val="en-US"/>
          <w:rPrChange w:author="Tsoumaka Erasmia" w:date="2023-07-26T11:23:00Z" w:id="365">
            <w:rPr>
              <w:del w:author="Tsoumaka Erasmia" w:date="2023-07-26T10:19:00Z" w:id="366"/>
            </w:rPr>
          </w:rPrChange>
        </w:rPr>
      </w:pPr>
      <w:del w:author="Tsoumaka Erasmia" w:date="2023-07-26T10:19:00Z" w:id="367">
        <w:r w:rsidRPr="507E05CD" w:rsidDel="00D467F7">
          <w:rPr>
            <w:lang w:val="en-US"/>
          </w:rPr>
          <w:delText>Identification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sources</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solutions</w:delText>
        </w:r>
        <w:r w:rsidRPr="00A44DDD" w:rsidDel="00D467F7">
          <w:rPr>
            <w:lang w:val="en-US"/>
          </w:rPr>
          <w:delText xml:space="preserve"> </w:delText>
        </w:r>
        <w:r w:rsidRPr="507E05CD" w:rsidDel="00D467F7">
          <w:rPr>
            <w:lang w:val="en-US"/>
          </w:rPr>
          <w:delText>in</w:delText>
        </w:r>
        <w:r w:rsidRPr="00A44DDD" w:rsidDel="00D467F7">
          <w:rPr>
            <w:lang w:val="en-US"/>
          </w:rPr>
          <w:delText xml:space="preserve"> </w:delText>
        </w:r>
        <w:r w:rsidRPr="507E05CD" w:rsidDel="00D467F7">
          <w:rPr>
            <w:lang w:val="en-US"/>
          </w:rPr>
          <w:delText>place</w:delText>
        </w:r>
        <w:r w:rsidRPr="00A44DDD" w:rsidDel="00D467F7">
          <w:rPr>
            <w:lang w:val="en-US"/>
          </w:rPr>
          <w:delText xml:space="preserve">; </w:delText>
        </w:r>
        <w:r w:rsidRPr="507E05CD" w:rsidDel="00D467F7">
          <w:rPr>
            <w:lang w:val="en-US"/>
          </w:rPr>
          <w:delText>local</w:delText>
        </w:r>
        <w:r w:rsidRPr="00A44DDD" w:rsidDel="00D467F7">
          <w:rPr>
            <w:lang w:val="en-US"/>
          </w:rPr>
          <w:delText xml:space="preserve">, </w:delText>
        </w:r>
        <w:r w:rsidRPr="507E05CD" w:rsidDel="00D467F7">
          <w:rPr>
            <w:lang w:val="en-US"/>
          </w:rPr>
          <w:delText>regional</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national</w:delText>
        </w:r>
        <w:r w:rsidRPr="00A44DDD" w:rsidDel="00D467F7">
          <w:rPr>
            <w:lang w:val="en-US"/>
          </w:rPr>
          <w:delText>.</w:delText>
        </w:r>
      </w:del>
    </w:p>
    <w:p w:rsidRPr="00A44DDD" w:rsidR="00FA7B1C" w:rsidDel="00D467F7" w:rsidP="00C73847" w:rsidRDefault="7CE9A123" w14:paraId="368FDA6D" w14:textId="2BE4098D">
      <w:pPr>
        <w:pStyle w:val="Bullets1"/>
        <w:rPr>
          <w:del w:author="Tsoumaka Erasmia" w:date="2023-07-26T10:19:00Z" w:id="368"/>
          <w:lang w:val="en-US"/>
          <w:rPrChange w:author="Tsoumaka Erasmia" w:date="2023-07-26T11:23:00Z" w:id="369">
            <w:rPr>
              <w:del w:author="Tsoumaka Erasmia" w:date="2023-07-26T10:19:00Z" w:id="370"/>
            </w:rPr>
          </w:rPrChange>
        </w:rPr>
      </w:pPr>
      <w:del w:author="Tsoumaka Erasmia" w:date="2023-07-26T10:19:00Z" w:id="371">
        <w:r w:rsidRPr="507E05CD" w:rsidDel="00D467F7">
          <w:rPr>
            <w:lang w:val="en-US"/>
          </w:rPr>
          <w:delText>Identification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eventual</w:delText>
        </w:r>
        <w:r w:rsidRPr="00A44DDD" w:rsidDel="00D467F7">
          <w:rPr>
            <w:lang w:val="en-US"/>
          </w:rPr>
          <w:delText xml:space="preserve"> </w:delText>
        </w:r>
        <w:r w:rsidRPr="507E05CD" w:rsidDel="00D467F7">
          <w:rPr>
            <w:lang w:val="en-US"/>
          </w:rPr>
          <w:delText>official</w:delText>
        </w:r>
        <w:r w:rsidRPr="00A44DDD" w:rsidDel="00D467F7">
          <w:rPr>
            <w:lang w:val="en-US"/>
          </w:rPr>
          <w:delText xml:space="preserve"> </w:delText>
        </w:r>
        <w:r w:rsidRPr="507E05CD" w:rsidDel="00D467F7">
          <w:rPr>
            <w:lang w:val="en-US"/>
          </w:rPr>
          <w:delText>authentication</w:delText>
        </w:r>
        <w:r w:rsidRPr="00A44DDD" w:rsidDel="00D467F7">
          <w:rPr>
            <w:lang w:val="en-US"/>
          </w:rPr>
          <w:delText xml:space="preserve"> </w:delText>
        </w:r>
        <w:r w:rsidRPr="507E05CD" w:rsidDel="00D467F7">
          <w:rPr>
            <w:lang w:val="en-US"/>
          </w:rPr>
          <w:delText>models</w:delText>
        </w:r>
        <w:r w:rsidRPr="00A44DDD" w:rsidDel="00D467F7">
          <w:rPr>
            <w:lang w:val="en-US"/>
          </w:rPr>
          <w:delText xml:space="preserve">; </w:delText>
        </w:r>
        <w:r w:rsidRPr="507E05CD" w:rsidDel="00D467F7">
          <w:rPr>
            <w:lang w:val="en-US"/>
          </w:rPr>
          <w:delText>local</w:delText>
        </w:r>
        <w:r w:rsidRPr="00A44DDD" w:rsidDel="00D467F7">
          <w:rPr>
            <w:lang w:val="en-US"/>
          </w:rPr>
          <w:delText xml:space="preserve">, </w:delText>
        </w:r>
        <w:r w:rsidRPr="507E05CD" w:rsidDel="00D467F7">
          <w:rPr>
            <w:lang w:val="en-US"/>
          </w:rPr>
          <w:delText>regional</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national</w:delText>
        </w:r>
        <w:r w:rsidRPr="00A44DDD" w:rsidDel="00D467F7">
          <w:rPr>
            <w:lang w:val="en-US"/>
          </w:rPr>
          <w:delText>.</w:delText>
        </w:r>
      </w:del>
    </w:p>
    <w:p w:rsidRPr="00A44DDD" w:rsidR="00FA7B1C" w:rsidDel="00D467F7" w:rsidP="00C73847" w:rsidRDefault="7CE9A123" w14:paraId="47BB4C88" w14:textId="5EC9F087">
      <w:pPr>
        <w:pStyle w:val="Bullets1"/>
        <w:rPr>
          <w:del w:author="Tsoumaka Erasmia" w:date="2023-07-26T10:19:00Z" w:id="372"/>
          <w:lang w:val="en-US"/>
          <w:rPrChange w:author="Tsoumaka Erasmia" w:date="2023-07-26T11:23:00Z" w:id="373">
            <w:rPr>
              <w:del w:author="Tsoumaka Erasmia" w:date="2023-07-26T10:19:00Z" w:id="374"/>
            </w:rPr>
          </w:rPrChange>
        </w:rPr>
      </w:pPr>
      <w:del w:author="Tsoumaka Erasmia" w:date="2023-07-26T10:19:00Z" w:id="375">
        <w:r w:rsidRPr="507E05CD" w:rsidDel="00D467F7">
          <w:rPr>
            <w:lang w:val="en-US"/>
          </w:rPr>
          <w:delText>Identification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stakeholders</w:delText>
        </w:r>
        <w:r w:rsidRPr="00A44DDD" w:rsidDel="00D467F7">
          <w:rPr>
            <w:lang w:val="en-US"/>
          </w:rPr>
          <w:delText xml:space="preserve">, </w:delText>
        </w:r>
        <w:r w:rsidRPr="507E05CD" w:rsidDel="00D467F7">
          <w:rPr>
            <w:lang w:val="en-US"/>
          </w:rPr>
          <w:delText>which</w:delText>
        </w:r>
        <w:r w:rsidRPr="00A44DDD" w:rsidDel="00D467F7">
          <w:rPr>
            <w:lang w:val="en-US"/>
          </w:rPr>
          <w:delText xml:space="preserve"> </w:delText>
        </w:r>
        <w:r w:rsidRPr="507E05CD" w:rsidDel="00D467F7">
          <w:rPr>
            <w:lang w:val="en-US"/>
          </w:rPr>
          <w:delText>could</w:delText>
        </w:r>
        <w:r w:rsidRPr="00A44DDD" w:rsidDel="00D467F7">
          <w:rPr>
            <w:lang w:val="en-US"/>
          </w:rPr>
          <w:delText xml:space="preserve"> </w:delText>
        </w:r>
        <w:r w:rsidRPr="507E05CD" w:rsidDel="00D467F7">
          <w:rPr>
            <w:lang w:val="en-US"/>
          </w:rPr>
          <w:delText>be</w:delText>
        </w:r>
        <w:r w:rsidRPr="00A44DDD" w:rsidDel="00D467F7">
          <w:rPr>
            <w:lang w:val="en-US"/>
          </w:rPr>
          <w:delText xml:space="preserve"> </w:delText>
        </w:r>
        <w:r w:rsidRPr="507E05CD" w:rsidDel="00D467F7">
          <w:rPr>
            <w:lang w:val="en-US"/>
          </w:rPr>
          <w:delText>interested</w:delText>
        </w:r>
        <w:r w:rsidRPr="00A44DDD" w:rsidDel="00D467F7">
          <w:rPr>
            <w:lang w:val="en-US"/>
          </w:rPr>
          <w:delText xml:space="preserve"> </w:delText>
        </w:r>
        <w:r w:rsidRPr="507E05CD" w:rsidDel="00D467F7">
          <w:rPr>
            <w:lang w:val="en-US"/>
          </w:rPr>
          <w:delText>to</w:delText>
        </w:r>
        <w:r w:rsidRPr="00A44DDD" w:rsidDel="00D467F7">
          <w:rPr>
            <w:lang w:val="en-US"/>
          </w:rPr>
          <w:delText xml:space="preserve"> </w:delText>
        </w:r>
        <w:r w:rsidRPr="507E05CD" w:rsidDel="00D467F7">
          <w:rPr>
            <w:lang w:val="en-US"/>
          </w:rPr>
          <w:delText>contribute</w:delText>
        </w:r>
        <w:r w:rsidRPr="00A44DDD" w:rsidDel="00D467F7">
          <w:rPr>
            <w:lang w:val="en-US"/>
          </w:rPr>
          <w:delText xml:space="preserve">, </w:delText>
        </w:r>
        <w:r w:rsidRPr="507E05CD" w:rsidDel="00D467F7">
          <w:rPr>
            <w:lang w:val="en-US"/>
          </w:rPr>
          <w:delText>e</w:delText>
        </w:r>
        <w:r w:rsidRPr="00A44DDD" w:rsidDel="00D467F7">
          <w:rPr>
            <w:lang w:val="en-US"/>
          </w:rPr>
          <w:delText>.</w:delText>
        </w:r>
        <w:r w:rsidRPr="507E05CD" w:rsidDel="00D467F7">
          <w:rPr>
            <w:lang w:val="en-US"/>
          </w:rPr>
          <w:delText>g</w:delText>
        </w:r>
        <w:r w:rsidRPr="00A44DDD" w:rsidDel="00D467F7">
          <w:rPr>
            <w:lang w:val="en-US"/>
          </w:rPr>
          <w:delText xml:space="preserve">., </w:delText>
        </w:r>
        <w:r w:rsidRPr="507E05CD" w:rsidDel="00D467F7">
          <w:rPr>
            <w:lang w:val="en-US"/>
          </w:rPr>
          <w:delText>by</w:delText>
        </w:r>
        <w:r w:rsidRPr="00A44DDD" w:rsidDel="00D467F7">
          <w:rPr>
            <w:lang w:val="en-US"/>
          </w:rPr>
          <w:delText xml:space="preserve"> </w:delText>
        </w:r>
        <w:r w:rsidRPr="507E05CD" w:rsidDel="00D467F7">
          <w:rPr>
            <w:lang w:val="en-US"/>
          </w:rPr>
          <w:delText>providing</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eventually</w:delText>
        </w:r>
        <w:r w:rsidRPr="00A44DDD" w:rsidDel="00D467F7">
          <w:rPr>
            <w:lang w:val="en-US"/>
          </w:rPr>
          <w:delText xml:space="preserve"> </w:delText>
        </w:r>
        <w:r w:rsidRPr="507E05CD" w:rsidDel="00D467F7">
          <w:rPr>
            <w:lang w:val="en-US"/>
          </w:rPr>
          <w:delText>taking</w:delText>
        </w:r>
        <w:r w:rsidRPr="00A44DDD" w:rsidDel="00D467F7">
          <w:rPr>
            <w:lang w:val="en-US"/>
          </w:rPr>
          <w:delText xml:space="preserve"> </w:delText>
        </w:r>
        <w:r w:rsidRPr="507E05CD" w:rsidDel="00D467F7">
          <w:rPr>
            <w:lang w:val="en-US"/>
          </w:rPr>
          <w:delText>back</w:delText>
        </w:r>
        <w:r w:rsidRPr="00A44DDD" w:rsidDel="00D467F7">
          <w:rPr>
            <w:lang w:val="en-US"/>
          </w:rPr>
          <w:delText xml:space="preserve"> </w:delText>
        </w:r>
        <w:r w:rsidRPr="507E05CD" w:rsidDel="00D467F7">
          <w:rPr>
            <w:lang w:val="en-US"/>
          </w:rPr>
          <w:delText>services</w:delText>
        </w:r>
        <w:r w:rsidRPr="00A44DDD" w:rsidDel="00D467F7">
          <w:rPr>
            <w:lang w:val="en-US"/>
          </w:rPr>
          <w:delText>.</w:delText>
        </w:r>
      </w:del>
    </w:p>
    <w:p w:rsidRPr="00A44DDD" w:rsidR="00FA7B1C" w:rsidDel="00D467F7" w:rsidP="00C73847" w:rsidRDefault="7CE9A123" w14:paraId="7773DB70" w14:textId="73B44F14">
      <w:pPr>
        <w:pStyle w:val="Bullets1"/>
        <w:rPr>
          <w:del w:author="Tsoumaka Erasmia" w:date="2023-07-26T10:19:00Z" w:id="376"/>
          <w:lang w:val="en-US"/>
          <w:rPrChange w:author="Tsoumaka Erasmia" w:date="2023-07-26T11:23:00Z" w:id="377">
            <w:rPr>
              <w:del w:author="Tsoumaka Erasmia" w:date="2023-07-26T10:19:00Z" w:id="378"/>
            </w:rPr>
          </w:rPrChange>
        </w:rPr>
      </w:pPr>
      <w:del w:author="Tsoumaka Erasmia" w:date="2023-07-26T10:19:00Z" w:id="379">
        <w:r w:rsidRPr="507E05CD" w:rsidDel="00D467F7">
          <w:rPr>
            <w:lang w:val="en-US"/>
          </w:rPr>
          <w:delText>Sizing</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smart</w:delText>
        </w:r>
        <w:r w:rsidRPr="00A44DDD" w:rsidDel="00D467F7">
          <w:rPr>
            <w:lang w:val="en-US"/>
          </w:rPr>
          <w:delText xml:space="preserve"> </w:delText>
        </w:r>
        <w:r w:rsidRPr="507E05CD" w:rsidDel="00D467F7">
          <w:rPr>
            <w:lang w:val="en-US"/>
          </w:rPr>
          <w:delText>city</w:delText>
        </w:r>
        <w:r w:rsidRPr="00A44DDD" w:rsidDel="00D467F7">
          <w:rPr>
            <w:lang w:val="en-US"/>
          </w:rPr>
          <w:delText xml:space="preserve"> </w:delText>
        </w:r>
        <w:r w:rsidRPr="507E05CD" w:rsidDel="00D467F7">
          <w:rPr>
            <w:lang w:val="en-US"/>
          </w:rPr>
          <w:delText>infrastructure</w:delText>
        </w:r>
        <w:r w:rsidRPr="00A44DDD" w:rsidDel="00D467F7">
          <w:rPr>
            <w:lang w:val="en-US"/>
          </w:rPr>
          <w:delText xml:space="preserve"> </w:delText>
        </w:r>
        <w:r w:rsidRPr="507E05CD" w:rsidDel="00D467F7">
          <w:rPr>
            <w:lang w:val="en-US"/>
          </w:rPr>
          <w:delText>in</w:delText>
        </w:r>
        <w:r w:rsidRPr="00A44DDD" w:rsidDel="00D467F7">
          <w:rPr>
            <w:lang w:val="en-US"/>
          </w:rPr>
          <w:delText xml:space="preserve"> </w:delText>
        </w:r>
        <w:r w:rsidRPr="507E05CD" w:rsidDel="00D467F7">
          <w:rPr>
            <w:lang w:val="en-US"/>
          </w:rPr>
          <w:delText>terms</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volume</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rates</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storage</w:delText>
        </w:r>
        <w:r w:rsidRPr="00A44DDD" w:rsidDel="00D467F7">
          <w:rPr>
            <w:lang w:val="en-US"/>
          </w:rPr>
          <w:delText xml:space="preserve">, </w:delText>
        </w:r>
        <w:r w:rsidRPr="507E05CD" w:rsidDel="00D467F7">
          <w:rPr>
            <w:lang w:val="en-US"/>
          </w:rPr>
          <w:delText>processes</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analytics</w:delText>
        </w:r>
        <w:r w:rsidRPr="00A44DDD" w:rsidDel="00D467F7">
          <w:rPr>
            <w:lang w:val="en-US"/>
          </w:rPr>
          <w:delText>.</w:delText>
        </w:r>
      </w:del>
    </w:p>
    <w:p w:rsidRPr="00A44DDD" w:rsidR="00FA7B1C" w:rsidDel="00D467F7" w:rsidP="00C73847" w:rsidRDefault="7CE9A123" w14:paraId="32B65651" w14:textId="24B9F41E">
      <w:pPr>
        <w:pStyle w:val="Bullets1"/>
        <w:rPr>
          <w:del w:author="Tsoumaka Erasmia" w:date="2023-07-26T10:19:00Z" w:id="380"/>
          <w:lang w:val="en-US"/>
          <w:rPrChange w:author="Tsoumaka Erasmia" w:date="2023-07-26T11:23:00Z" w:id="381">
            <w:rPr>
              <w:del w:author="Tsoumaka Erasmia" w:date="2023-07-26T10:19:00Z" w:id="382"/>
            </w:rPr>
          </w:rPrChange>
        </w:rPr>
      </w:pPr>
      <w:del w:author="Tsoumaka Erasmia" w:date="2023-07-26T10:19:00Z" w:id="383">
        <w:r w:rsidRPr="507E05CD" w:rsidDel="00D467F7">
          <w:rPr>
            <w:lang w:val="en-US"/>
          </w:rPr>
          <w:delText>Identification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first</w:delText>
        </w:r>
        <w:r w:rsidRPr="00A44DDD" w:rsidDel="00D467F7">
          <w:rPr>
            <w:lang w:val="en-US"/>
          </w:rPr>
          <w:delText xml:space="preserve"> </w:delText>
        </w:r>
        <w:r w:rsidRPr="507E05CD" w:rsidDel="00D467F7">
          <w:rPr>
            <w:lang w:val="en-US"/>
          </w:rPr>
          <w:delText>set</w:delText>
        </w:r>
        <w:r w:rsidRPr="00A44DDD" w:rsidDel="00D467F7">
          <w:rPr>
            <w:lang w:val="en-US"/>
          </w:rPr>
          <w:delText xml:space="preserve"> </w:delText>
        </w:r>
        <w:r w:rsidRPr="507E05CD" w:rsidDel="00D467F7">
          <w:rPr>
            <w:lang w:val="en-US"/>
          </w:rPr>
          <w:delText>services</w:delText>
        </w:r>
        <w:r w:rsidRPr="00A44DDD" w:rsidDel="00D467F7">
          <w:rPr>
            <w:lang w:val="en-US"/>
          </w:rPr>
          <w:delText xml:space="preserve"> (</w:delText>
        </w:r>
        <w:r w:rsidRPr="507E05CD" w:rsidDel="00D467F7">
          <w:rPr>
            <w:lang w:val="en-US"/>
          </w:rPr>
          <w:delText>as</w:delText>
        </w:r>
        <w:r w:rsidRPr="00A44DDD" w:rsidDel="00D467F7">
          <w:rPr>
            <w:lang w:val="en-US"/>
          </w:rPr>
          <w:delText xml:space="preserve"> </w:delText>
        </w:r>
        <w:r w:rsidRPr="507E05CD" w:rsidDel="00D467F7">
          <w:rPr>
            <w:lang w:val="en-US"/>
          </w:rPr>
          <w:delText>you</w:delText>
        </w:r>
        <w:r w:rsidRPr="00A44DDD" w:rsidDel="00D467F7">
          <w:rPr>
            <w:lang w:val="en-US"/>
          </w:rPr>
          <w:delText xml:space="preserve"> </w:delText>
        </w:r>
        <w:r w:rsidRPr="507E05CD" w:rsidDel="00D467F7">
          <w:rPr>
            <w:lang w:val="en-US"/>
          </w:rPr>
          <w:delText>have</w:delText>
        </w:r>
        <w:r w:rsidRPr="00A44DDD" w:rsidDel="00D467F7">
          <w:rPr>
            <w:lang w:val="en-US"/>
          </w:rPr>
          <w:delText xml:space="preserve"> </w:delText>
        </w:r>
        <w:r w:rsidRPr="507E05CD" w:rsidDel="00D467F7">
          <w:rPr>
            <w:lang w:val="en-US"/>
          </w:rPr>
          <w:delText>already</w:delText>
        </w:r>
        <w:r w:rsidRPr="00A44DDD" w:rsidDel="00D467F7">
          <w:rPr>
            <w:lang w:val="en-US"/>
          </w:rPr>
          <w:delText xml:space="preserve"> </w:delText>
        </w:r>
        <w:r w:rsidRPr="507E05CD" w:rsidDel="00D467F7">
          <w:rPr>
            <w:lang w:val="en-US"/>
          </w:rPr>
          <w:delText>performed</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services</w:delText>
        </w:r>
        <w:r w:rsidRPr="00A44DDD" w:rsidDel="00D467F7">
          <w:rPr>
            <w:lang w:val="en-US"/>
          </w:rPr>
          <w:delText xml:space="preserve"> </w:delText>
        </w:r>
        <w:r w:rsidRPr="507E05CD" w:rsidDel="00D467F7">
          <w:rPr>
            <w:lang w:val="en-US"/>
          </w:rPr>
          <w:delText>to</w:delText>
        </w:r>
        <w:r w:rsidRPr="00A44DDD" w:rsidDel="00D467F7">
          <w:rPr>
            <w:lang w:val="en-US"/>
          </w:rPr>
          <w:delText xml:space="preserve"> </w:delText>
        </w:r>
        <w:r w:rsidRPr="507E05CD" w:rsidDel="00D467F7">
          <w:rPr>
            <w:lang w:val="en-US"/>
          </w:rPr>
          <w:delText>be</w:delText>
        </w:r>
        <w:r w:rsidRPr="00A44DDD" w:rsidDel="00D467F7">
          <w:rPr>
            <w:lang w:val="en-US"/>
          </w:rPr>
          <w:delText xml:space="preserve"> </w:delText>
        </w:r>
        <w:r w:rsidRPr="507E05CD" w:rsidDel="00D467F7">
          <w:rPr>
            <w:lang w:val="en-US"/>
          </w:rPr>
          <w:delText>implemented</w:delText>
        </w:r>
        <w:r w:rsidRPr="00A44DDD" w:rsidDel="00D467F7">
          <w:rPr>
            <w:lang w:val="en-US"/>
          </w:rPr>
          <w:delText xml:space="preserve"> </w:delText>
        </w:r>
        <w:r w:rsidRPr="507E05CD" w:rsidDel="00D467F7">
          <w:rPr>
            <w:lang w:val="en-US"/>
          </w:rPr>
          <w:delText>in</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next</w:delText>
        </w:r>
        <w:r w:rsidRPr="00A44DDD" w:rsidDel="00D467F7">
          <w:rPr>
            <w:lang w:val="en-US"/>
          </w:rPr>
          <w:delText xml:space="preserve"> </w:delText>
        </w:r>
        <w:r w:rsidRPr="507E05CD" w:rsidDel="00D467F7">
          <w:rPr>
            <w:lang w:val="en-US"/>
          </w:rPr>
          <w:delText>months</w:delText>
        </w:r>
        <w:r w:rsidRPr="00A44DDD" w:rsidDel="00D467F7">
          <w:rPr>
            <w:lang w:val="en-US"/>
          </w:rPr>
          <w:delText>.</w:delText>
        </w:r>
      </w:del>
    </w:p>
    <w:p w:rsidRPr="00A44DDD" w:rsidR="00FA7B1C" w:rsidDel="00D467F7" w:rsidP="00C73847" w:rsidRDefault="7CE9A123" w14:paraId="181A3A5E" w14:textId="2C54CB3C">
      <w:pPr>
        <w:pStyle w:val="Bullets1"/>
        <w:rPr>
          <w:del w:author="Tsoumaka Erasmia" w:date="2023-07-26T10:19:00Z" w:id="384"/>
          <w:lang w:val="en-US"/>
          <w:rPrChange w:author="Tsoumaka Erasmia" w:date="2023-07-26T11:23:00Z" w:id="385">
            <w:rPr>
              <w:del w:author="Tsoumaka Erasmia" w:date="2023-07-26T10:19:00Z" w:id="386"/>
            </w:rPr>
          </w:rPrChange>
        </w:rPr>
      </w:pPr>
      <w:del w:author="Tsoumaka Erasmia" w:date="2023-07-26T10:19:00Z" w:id="387">
        <w:r w:rsidRPr="507E05CD" w:rsidDel="00D467F7">
          <w:rPr>
            <w:lang w:val="en-US"/>
          </w:rPr>
          <w:delText>Sizing</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possible</w:delText>
        </w:r>
        <w:r w:rsidRPr="00A44DDD" w:rsidDel="00D467F7">
          <w:rPr>
            <w:lang w:val="en-US"/>
          </w:rPr>
          <w:delText xml:space="preserve"> </w:delText>
        </w:r>
        <w:r w:rsidRPr="507E05CD" w:rsidDel="00D467F7">
          <w:rPr>
            <w:lang w:val="en-US"/>
          </w:rPr>
          <w:delText>output</w:delText>
        </w:r>
        <w:r w:rsidRPr="00A44DDD" w:rsidDel="00D467F7">
          <w:rPr>
            <w:lang w:val="en-US"/>
          </w:rPr>
          <w:delText xml:space="preserve"> </w:delText>
        </w:r>
        <w:r w:rsidRPr="507E05CD" w:rsidDel="00D467F7">
          <w:rPr>
            <w:lang w:val="en-US"/>
          </w:rPr>
          <w:delText>service</w:delText>
        </w:r>
        <w:r w:rsidRPr="00A44DDD" w:rsidDel="00D467F7">
          <w:rPr>
            <w:lang w:val="en-US"/>
          </w:rPr>
          <w:delText xml:space="preserve"> </w:delText>
        </w:r>
        <w:r w:rsidRPr="507E05CD" w:rsidDel="00D467F7">
          <w:rPr>
            <w:lang w:val="en-US"/>
          </w:rPr>
          <w:delText>consumption</w:delText>
        </w:r>
        <w:r w:rsidRPr="00A44DDD" w:rsidDel="00D467F7">
          <w:rPr>
            <w:lang w:val="en-US"/>
          </w:rPr>
          <w:delText xml:space="preserve"> </w:delText>
        </w:r>
        <w:r w:rsidRPr="507E05CD" w:rsidDel="00D467F7">
          <w:rPr>
            <w:lang w:val="en-US"/>
          </w:rPr>
          <w:delText>in</w:delText>
        </w:r>
        <w:r w:rsidRPr="00A44DDD" w:rsidDel="00D467F7">
          <w:rPr>
            <w:lang w:val="en-US"/>
          </w:rPr>
          <w:delText xml:space="preserve"> </w:delText>
        </w:r>
        <w:r w:rsidRPr="507E05CD" w:rsidDel="00D467F7">
          <w:rPr>
            <w:lang w:val="en-US"/>
          </w:rPr>
          <w:delText>terms</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number</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users</w:delText>
        </w:r>
        <w:r w:rsidRPr="00A44DDD" w:rsidDel="00D467F7">
          <w:rPr>
            <w:lang w:val="en-US"/>
          </w:rPr>
          <w:delText xml:space="preserve">, </w:delText>
        </w:r>
        <w:r w:rsidRPr="507E05CD" w:rsidDel="00D467F7">
          <w:rPr>
            <w:lang w:val="en-US"/>
          </w:rPr>
          <w:delText>operators</w:delText>
        </w:r>
        <w:r w:rsidRPr="00A44DDD" w:rsidDel="00D467F7">
          <w:rPr>
            <w:lang w:val="en-US"/>
          </w:rPr>
          <w:delText xml:space="preserve">, </w:delText>
        </w:r>
        <w:r w:rsidRPr="507E05CD" w:rsidDel="00D467F7">
          <w:rPr>
            <w:lang w:val="en-US"/>
          </w:rPr>
          <w:delText>mobile</w:delText>
        </w:r>
        <w:r w:rsidRPr="00A44DDD" w:rsidDel="00D467F7">
          <w:rPr>
            <w:lang w:val="en-US"/>
          </w:rPr>
          <w:delText xml:space="preserve"> </w:delText>
        </w:r>
        <w:r w:rsidRPr="507E05CD" w:rsidDel="00D467F7">
          <w:rPr>
            <w:lang w:val="en-US"/>
          </w:rPr>
          <w:delText>apps</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calls</w:delText>
        </w:r>
        <w:r w:rsidRPr="00A44DDD" w:rsidDel="00D467F7">
          <w:rPr>
            <w:lang w:val="en-US"/>
          </w:rPr>
          <w:delText xml:space="preserve">, </w:delText>
        </w:r>
        <w:r w:rsidRPr="507E05CD" w:rsidDel="00D467F7">
          <w:rPr>
            <w:lang w:val="en-US"/>
          </w:rPr>
          <w:delText>etc</w:delText>
        </w:r>
        <w:r w:rsidRPr="00A44DDD" w:rsidDel="00D467F7">
          <w:rPr>
            <w:lang w:val="en-US"/>
          </w:rPr>
          <w:delText xml:space="preserve">., </w:delText>
        </w:r>
        <w:r w:rsidRPr="507E05CD" w:rsidDel="00D467F7">
          <w:rPr>
            <w:lang w:val="en-US"/>
          </w:rPr>
          <w:delText>over</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year</w:delText>
        </w:r>
        <w:r w:rsidRPr="00A44DDD" w:rsidDel="00D467F7">
          <w:rPr>
            <w:lang w:val="en-US"/>
          </w:rPr>
          <w:delText>.</w:delText>
        </w:r>
      </w:del>
    </w:p>
    <w:p w:rsidRPr="00A44DDD" w:rsidR="00FA7B1C" w:rsidDel="00D467F7" w:rsidP="00C73847" w:rsidRDefault="7CE9A123" w14:paraId="413DF2ED" w14:textId="66F9B33F">
      <w:pPr>
        <w:pStyle w:val="Bullets1"/>
        <w:rPr>
          <w:del w:author="Tsoumaka Erasmia" w:date="2023-07-26T10:19:00Z" w:id="388"/>
          <w:lang w:val="en-US"/>
          <w:rPrChange w:author="Tsoumaka Erasmia" w:date="2023-07-26T11:23:00Z" w:id="389">
            <w:rPr>
              <w:del w:author="Tsoumaka Erasmia" w:date="2023-07-26T10:19:00Z" w:id="390"/>
            </w:rPr>
          </w:rPrChange>
        </w:rPr>
      </w:pPr>
      <w:del w:author="Tsoumaka Erasmia" w:date="2023-07-26T10:19:00Z" w:id="391">
        <w:r w:rsidRPr="507E05CD" w:rsidDel="00D467F7">
          <w:rPr>
            <w:lang w:val="en-US"/>
          </w:rPr>
          <w:delText>Customization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solution</w:delText>
        </w:r>
        <w:r w:rsidRPr="00A44DDD" w:rsidDel="00D467F7">
          <w:rPr>
            <w:lang w:val="en-US"/>
          </w:rPr>
          <w:delText xml:space="preserve"> </w:delText>
        </w:r>
        <w:r w:rsidRPr="507E05CD" w:rsidDel="00D467F7">
          <w:rPr>
            <w:lang w:val="en-US"/>
          </w:rPr>
          <w:delText>on</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basis</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a</w:delText>
        </w:r>
        <w:r w:rsidRPr="00A44DDD" w:rsidDel="00D467F7">
          <w:rPr>
            <w:lang w:val="en-US"/>
          </w:rPr>
          <w:delText xml:space="preserve"> </w:delText>
        </w:r>
        <w:r w:rsidRPr="507E05CD" w:rsidDel="00D467F7">
          <w:rPr>
            <w:lang w:val="en-US"/>
          </w:rPr>
          <w:delText>consolidated</w:delText>
        </w:r>
        <w:r w:rsidRPr="00A44DDD" w:rsidDel="00D467F7">
          <w:rPr>
            <w:lang w:val="en-US"/>
          </w:rPr>
          <w:delText xml:space="preserve"> </w:delText>
        </w:r>
        <w:r w:rsidRPr="507E05CD" w:rsidDel="00D467F7">
          <w:rPr>
            <w:lang w:val="en-US"/>
          </w:rPr>
          <w:delText>platform</w:delText>
        </w:r>
        <w:r w:rsidRPr="00A44DDD" w:rsidDel="00D467F7">
          <w:rPr>
            <w:lang w:val="en-US"/>
          </w:rPr>
          <w:delText xml:space="preserve">. </w:delText>
        </w:r>
        <w:r w:rsidRPr="507E05CD" w:rsidDel="00D467F7">
          <w:rPr>
            <w:lang w:val="en-US"/>
          </w:rPr>
          <w:delText>Identification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related</w:delText>
        </w:r>
        <w:r w:rsidRPr="00A44DDD" w:rsidDel="00D467F7">
          <w:rPr>
            <w:lang w:val="en-US"/>
          </w:rPr>
          <w:delText xml:space="preserve"> </w:delText>
        </w:r>
        <w:r w:rsidRPr="507E05CD" w:rsidDel="00D467F7">
          <w:rPr>
            <w:lang w:val="en-US"/>
          </w:rPr>
          <w:delText>costs</w:delText>
        </w:r>
        <w:r w:rsidRPr="00A44DDD" w:rsidDel="00D467F7">
          <w:rPr>
            <w:lang w:val="en-US"/>
          </w:rPr>
          <w:delText xml:space="preserve">: </w:delText>
        </w:r>
        <w:r w:rsidRPr="507E05CD" w:rsidDel="00D467F7">
          <w:rPr>
            <w:lang w:val="en-US"/>
          </w:rPr>
          <w:delText>sporadic</w:delText>
        </w:r>
        <w:r w:rsidRPr="00A44DDD" w:rsidDel="00D467F7">
          <w:rPr>
            <w:lang w:val="en-US"/>
          </w:rPr>
          <w:delText xml:space="preserve"> </w:delText>
        </w:r>
        <w:r w:rsidRPr="507E05CD" w:rsidDel="00D467F7">
          <w:rPr>
            <w:lang w:val="en-US"/>
          </w:rPr>
          <w:delText>for</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first</w:delText>
        </w:r>
        <w:r w:rsidRPr="00A44DDD" w:rsidDel="00D467F7">
          <w:rPr>
            <w:lang w:val="en-US"/>
          </w:rPr>
          <w:delText xml:space="preserve"> </w:delText>
        </w:r>
        <w:r w:rsidRPr="507E05CD" w:rsidDel="00D467F7">
          <w:rPr>
            <w:lang w:val="en-US"/>
          </w:rPr>
          <w:delText>year</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recurrent</w:delText>
        </w:r>
        <w:r w:rsidRPr="00A44DDD" w:rsidDel="00D467F7">
          <w:rPr>
            <w:lang w:val="en-US"/>
          </w:rPr>
          <w:delText xml:space="preserve">, </w:delText>
        </w:r>
        <w:r w:rsidRPr="507E05CD" w:rsidDel="00D467F7">
          <w:rPr>
            <w:lang w:val="en-US"/>
          </w:rPr>
          <w:delText>for</w:delText>
        </w:r>
        <w:r w:rsidRPr="00A44DDD" w:rsidDel="00D467F7">
          <w:rPr>
            <w:lang w:val="en-US"/>
          </w:rPr>
          <w:delText xml:space="preserve"> </w:delText>
        </w:r>
        <w:r w:rsidRPr="507E05CD" w:rsidDel="00D467F7">
          <w:rPr>
            <w:lang w:val="en-US"/>
          </w:rPr>
          <w:delText>both</w:delText>
        </w:r>
        <w:r w:rsidRPr="00A44DDD" w:rsidDel="00D467F7">
          <w:rPr>
            <w:lang w:val="en-US"/>
          </w:rPr>
          <w:delText xml:space="preserve"> </w:delText>
        </w:r>
        <w:r w:rsidRPr="507E05CD" w:rsidDel="00D467F7">
          <w:rPr>
            <w:lang w:val="en-US"/>
          </w:rPr>
          <w:delText>development</w:delText>
        </w:r>
        <w:r w:rsidRPr="00A44DDD" w:rsidDel="00D467F7">
          <w:rPr>
            <w:lang w:val="en-US"/>
          </w:rPr>
          <w:delText>/</w:delText>
        </w:r>
        <w:r w:rsidRPr="507E05CD" w:rsidDel="00D467F7">
          <w:rPr>
            <w:lang w:val="en-US"/>
          </w:rPr>
          <w:delText>customization</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maintenance</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also</w:delText>
        </w:r>
        <w:r w:rsidRPr="00A44DDD" w:rsidDel="00D467F7">
          <w:rPr>
            <w:lang w:val="en-US"/>
          </w:rPr>
          <w:delText xml:space="preserve"> </w:delText>
        </w:r>
        <w:r w:rsidRPr="507E05CD" w:rsidDel="00D467F7">
          <w:rPr>
            <w:lang w:val="en-US"/>
          </w:rPr>
          <w:delText>on</w:delText>
        </w:r>
        <w:r w:rsidRPr="00A44DDD" w:rsidDel="00D467F7">
          <w:rPr>
            <w:lang w:val="en-US"/>
          </w:rPr>
          <w:delText xml:space="preserve"> </w:delText>
        </w:r>
        <w:r w:rsidRPr="507E05CD" w:rsidDel="00D467F7">
          <w:rPr>
            <w:lang w:val="en-US"/>
          </w:rPr>
          <w:delText>licensing</w:delText>
        </w:r>
        <w:r w:rsidRPr="00A44DDD" w:rsidDel="00D467F7">
          <w:rPr>
            <w:lang w:val="en-US"/>
          </w:rPr>
          <w:delText xml:space="preserve"> (</w:delText>
        </w:r>
        <w:r w:rsidRPr="507E05CD" w:rsidDel="00D467F7">
          <w:rPr>
            <w:lang w:val="en-US"/>
          </w:rPr>
          <w:delText>if</w:delText>
        </w:r>
        <w:r w:rsidRPr="00A44DDD" w:rsidDel="00D467F7">
          <w:rPr>
            <w:lang w:val="en-US"/>
          </w:rPr>
          <w:delText xml:space="preserve"> </w:delText>
        </w:r>
        <w:r w:rsidRPr="507E05CD" w:rsidDel="00D467F7">
          <w:rPr>
            <w:lang w:val="en-US"/>
          </w:rPr>
          <w:delText>any</w:delText>
        </w:r>
        <w:r w:rsidRPr="00A44DDD" w:rsidDel="00D467F7">
          <w:rPr>
            <w:lang w:val="en-US"/>
          </w:rPr>
          <w:delText>).</w:delText>
        </w:r>
      </w:del>
    </w:p>
    <w:p w:rsidRPr="00A44DDD" w:rsidR="00FA7B1C" w:rsidDel="00D467F7" w:rsidP="00C73847" w:rsidRDefault="7CE9A123" w14:paraId="009D5295" w14:textId="03802694">
      <w:pPr>
        <w:pStyle w:val="Bullets1"/>
        <w:rPr>
          <w:del w:author="Tsoumaka Erasmia" w:date="2023-07-26T10:19:00Z" w:id="392"/>
          <w:lang w:val="en-US"/>
          <w:rPrChange w:author="Tsoumaka Erasmia" w:date="2023-07-26T11:23:00Z" w:id="393">
            <w:rPr>
              <w:del w:author="Tsoumaka Erasmia" w:date="2023-07-26T10:19:00Z" w:id="394"/>
            </w:rPr>
          </w:rPrChange>
        </w:rPr>
      </w:pPr>
      <w:del w:author="Tsoumaka Erasmia" w:date="2023-07-26T10:19:00Z" w:id="395">
        <w:r w:rsidRPr="507E05CD" w:rsidDel="00D467F7">
          <w:rPr>
            <w:lang w:val="en-US"/>
          </w:rPr>
          <w:delText>Assessing</w:delText>
        </w:r>
        <w:r w:rsidRPr="00A44DDD" w:rsidDel="00D467F7">
          <w:rPr>
            <w:lang w:val="en-US"/>
          </w:rPr>
          <w:delText xml:space="preserve"> </w:delText>
        </w:r>
        <w:r w:rsidRPr="507E05CD" w:rsidDel="00D467F7">
          <w:rPr>
            <w:lang w:val="en-US"/>
          </w:rPr>
          <w:delText>costs</w:delText>
        </w:r>
        <w:r w:rsidRPr="00A44DDD" w:rsidDel="00D467F7">
          <w:rPr>
            <w:lang w:val="en-US"/>
          </w:rPr>
          <w:delText xml:space="preserve">, </w:delText>
        </w:r>
        <w:r w:rsidRPr="507E05CD" w:rsidDel="00D467F7">
          <w:rPr>
            <w:lang w:val="en-US"/>
          </w:rPr>
          <w:delText>returns</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benefits</w:delText>
        </w:r>
        <w:r w:rsidRPr="00A44DDD" w:rsidDel="00D467F7">
          <w:rPr>
            <w:lang w:val="en-US"/>
          </w:rPr>
          <w:delText>.</w:delText>
        </w:r>
      </w:del>
    </w:p>
    <w:p w:rsidRPr="00A44DDD" w:rsidR="00FA7B1C" w:rsidDel="00D467F7" w:rsidP="00C73847" w:rsidRDefault="7CE9A123" w14:paraId="2E75C17F" w14:textId="7570D213">
      <w:pPr>
        <w:pStyle w:val="Bullets1"/>
        <w:rPr>
          <w:del w:author="Tsoumaka Erasmia" w:date="2023-07-26T10:19:00Z" w:id="396"/>
          <w:lang w:val="en-US"/>
          <w:rPrChange w:author="Tsoumaka Erasmia" w:date="2023-07-26T11:23:00Z" w:id="397">
            <w:rPr>
              <w:del w:author="Tsoumaka Erasmia" w:date="2023-07-26T10:19:00Z" w:id="398"/>
            </w:rPr>
          </w:rPrChange>
        </w:rPr>
      </w:pPr>
      <w:del w:author="Tsoumaka Erasmia" w:date="2023-07-26T10:19:00Z" w:id="399">
        <w:r w:rsidRPr="507E05CD" w:rsidDel="00D467F7">
          <w:rPr>
            <w:lang w:val="en-US"/>
          </w:rPr>
          <w:delText>Identification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business</w:delText>
        </w:r>
        <w:r w:rsidRPr="00A44DDD" w:rsidDel="00D467F7">
          <w:rPr>
            <w:lang w:val="en-US"/>
          </w:rPr>
          <w:delText xml:space="preserve"> </w:delText>
        </w:r>
        <w:r w:rsidRPr="507E05CD" w:rsidDel="00D467F7">
          <w:rPr>
            <w:lang w:val="en-US"/>
          </w:rPr>
          <w:delText>models</w:delText>
        </w:r>
        <w:r w:rsidRPr="00A44DDD" w:rsidDel="00D467F7">
          <w:rPr>
            <w:lang w:val="en-US"/>
          </w:rPr>
          <w:delText xml:space="preserve"> </w:delText>
        </w:r>
        <w:r w:rsidRPr="507E05CD" w:rsidDel="00D467F7">
          <w:rPr>
            <w:lang w:val="en-US"/>
          </w:rPr>
          <w:delText>for</w:delText>
        </w:r>
        <w:r w:rsidRPr="00A44DDD" w:rsidDel="00D467F7">
          <w:rPr>
            <w:lang w:val="en-US"/>
          </w:rPr>
          <w:delText xml:space="preserve"> </w:delText>
        </w:r>
        <w:r w:rsidRPr="507E05CD" w:rsidDel="00D467F7">
          <w:rPr>
            <w:lang w:val="en-US"/>
          </w:rPr>
          <w:delText>recovering</w:delText>
        </w:r>
        <w:r w:rsidRPr="00A44DDD" w:rsidDel="00D467F7">
          <w:rPr>
            <w:lang w:val="en-US"/>
          </w:rPr>
          <w:delText xml:space="preserve"> </w:delText>
        </w:r>
        <w:r w:rsidRPr="507E05CD" w:rsidDel="00D467F7">
          <w:rPr>
            <w:lang w:val="en-US"/>
          </w:rPr>
          <w:delText>costs</w:delText>
        </w:r>
        <w:r w:rsidRPr="00A44DDD" w:rsidDel="00D467F7">
          <w:rPr>
            <w:lang w:val="en-US"/>
          </w:rPr>
          <w:delText>.</w:delText>
        </w:r>
      </w:del>
    </w:p>
    <w:p w:rsidRPr="00A44DDD" w:rsidR="00FA7B1C" w:rsidDel="00D467F7" w:rsidP="00C73847" w:rsidRDefault="7CE9A123" w14:paraId="768CF4C9" w14:textId="74E77FBF">
      <w:pPr>
        <w:pStyle w:val="Bullets1"/>
        <w:rPr>
          <w:del w:author="Tsoumaka Erasmia" w:date="2023-07-26T10:19:00Z" w:id="400"/>
          <w:lang w:val="en-US"/>
          <w:rPrChange w:author="Tsoumaka Erasmia" w:date="2023-07-26T11:23:00Z" w:id="401">
            <w:rPr>
              <w:del w:author="Tsoumaka Erasmia" w:date="2023-07-26T10:19:00Z" w:id="402"/>
            </w:rPr>
          </w:rPrChange>
        </w:rPr>
      </w:pPr>
      <w:del w:author="Tsoumaka Erasmia" w:date="2023-07-26T10:19:00Z" w:id="403">
        <w:r w:rsidRPr="507E05CD" w:rsidDel="00D467F7">
          <w:rPr>
            <w:lang w:val="en-US"/>
          </w:rPr>
          <w:delText>Making</w:delText>
        </w:r>
        <w:r w:rsidRPr="00A44DDD" w:rsidDel="00D467F7">
          <w:rPr>
            <w:lang w:val="en-US"/>
          </w:rPr>
          <w:delText xml:space="preserve"> </w:delText>
        </w:r>
        <w:r w:rsidRPr="507E05CD" w:rsidDel="00D467F7">
          <w:rPr>
            <w:lang w:val="en-US"/>
          </w:rPr>
          <w:delText>decisions</w:delText>
        </w:r>
        <w:r w:rsidRPr="00A44DDD" w:rsidDel="00D467F7">
          <w:rPr>
            <w:lang w:val="en-US"/>
          </w:rPr>
          <w:delText xml:space="preserve"> </w:delText>
        </w:r>
        <w:r w:rsidRPr="507E05CD" w:rsidDel="00D467F7">
          <w:rPr>
            <w:lang w:val="en-US"/>
          </w:rPr>
          <w:delText>on</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selected</w:delText>
        </w:r>
        <w:r w:rsidRPr="00A44DDD" w:rsidDel="00D467F7">
          <w:rPr>
            <w:lang w:val="en-US"/>
          </w:rPr>
          <w:delText xml:space="preserve"> </w:delText>
        </w:r>
        <w:r w:rsidRPr="507E05CD" w:rsidDel="00D467F7">
          <w:rPr>
            <w:lang w:val="en-US"/>
          </w:rPr>
          <w:delText>solution</w:delText>
        </w:r>
        <w:r w:rsidRPr="00A44DDD" w:rsidDel="00D467F7">
          <w:rPr>
            <w:lang w:val="en-US"/>
          </w:rPr>
          <w:delText xml:space="preserve"> </w:delText>
        </w:r>
        <w:r w:rsidRPr="507E05CD" w:rsidDel="00D467F7">
          <w:rPr>
            <w:lang w:val="en-US"/>
          </w:rPr>
          <w:delText>with</w:delText>
        </w:r>
        <w:r w:rsidRPr="00A44DDD" w:rsidDel="00D467F7">
          <w:rPr>
            <w:lang w:val="en-US"/>
          </w:rPr>
          <w:delText xml:space="preserve"> </w:delText>
        </w:r>
        <w:r w:rsidRPr="507E05CD" w:rsidDel="00D467F7">
          <w:rPr>
            <w:lang w:val="en-US"/>
          </w:rPr>
          <w:delText>specific</w:delText>
        </w:r>
        <w:r w:rsidRPr="00A44DDD" w:rsidDel="00D467F7">
          <w:rPr>
            <w:lang w:val="en-US"/>
          </w:rPr>
          <w:delText xml:space="preserve"> </w:delText>
        </w:r>
        <w:r w:rsidRPr="507E05CD" w:rsidDel="00D467F7">
          <w:rPr>
            <w:lang w:val="en-US"/>
          </w:rPr>
          <w:delText>parameters</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constraints</w:delText>
        </w:r>
        <w:r w:rsidRPr="00A44DDD" w:rsidDel="00D467F7">
          <w:rPr>
            <w:lang w:val="en-US"/>
          </w:rPr>
          <w:delText>.</w:delText>
        </w:r>
      </w:del>
    </w:p>
    <w:p w:rsidRPr="00A44DDD" w:rsidR="00FA7B1C" w:rsidDel="00D467F7" w:rsidP="00C73847" w:rsidRDefault="7CE9A123" w14:paraId="1897AB96" w14:textId="1AA9C94C">
      <w:pPr>
        <w:pStyle w:val="Bullets1"/>
        <w:rPr>
          <w:del w:author="Tsoumaka Erasmia" w:date="2023-07-26T10:19:00Z" w:id="404"/>
          <w:lang w:val="en-US"/>
          <w:rPrChange w:author="Tsoumaka Erasmia" w:date="2023-07-26T11:23:00Z" w:id="405">
            <w:rPr>
              <w:del w:author="Tsoumaka Erasmia" w:date="2023-07-26T10:19:00Z" w:id="406"/>
            </w:rPr>
          </w:rPrChange>
        </w:rPr>
      </w:pPr>
      <w:del w:author="Tsoumaka Erasmia" w:date="2023-07-26T10:19:00Z" w:id="407">
        <w:r w:rsidRPr="507E05CD" w:rsidDel="00D467F7">
          <w:rPr>
            <w:lang w:val="en-US"/>
          </w:rPr>
          <w:delText>Deploy</w:delText>
        </w:r>
        <w:r w:rsidRPr="00A44DDD" w:rsidDel="00D467F7">
          <w:rPr>
            <w:lang w:val="en-US"/>
          </w:rPr>
          <w:delText xml:space="preserve"> </w:delText>
        </w:r>
        <w:r w:rsidRPr="507E05CD" w:rsidDel="00D467F7">
          <w:rPr>
            <w:lang w:val="en-US"/>
          </w:rPr>
          <w:delText>the</w:delText>
        </w:r>
        <w:r w:rsidRPr="00A44DDD" w:rsidDel="00D467F7">
          <w:rPr>
            <w:lang w:val="en-US"/>
          </w:rPr>
          <w:delText xml:space="preserve"> </w:delText>
        </w:r>
        <w:r w:rsidRPr="507E05CD" w:rsidDel="00D467F7">
          <w:rPr>
            <w:lang w:val="en-US"/>
          </w:rPr>
          <w:delText>solution</w:delText>
        </w:r>
        <w:r w:rsidRPr="00A44DDD" w:rsidDel="00D467F7">
          <w:rPr>
            <w:lang w:val="en-US"/>
          </w:rPr>
          <w:delText xml:space="preserve">: </w:delText>
        </w:r>
        <w:r w:rsidRPr="507E05CD" w:rsidDel="00D467F7">
          <w:rPr>
            <w:lang w:val="en-US"/>
          </w:rPr>
          <w:delText>on</w:delText>
        </w:r>
        <w:r w:rsidRPr="00A44DDD" w:rsidDel="00D467F7">
          <w:rPr>
            <w:lang w:val="en-US"/>
          </w:rPr>
          <w:delText xml:space="preserve"> </w:delText>
        </w:r>
        <w:r w:rsidRPr="507E05CD" w:rsidDel="00D467F7">
          <w:rPr>
            <w:lang w:val="en-US"/>
          </w:rPr>
          <w:delText>premise</w:delText>
        </w:r>
        <w:r w:rsidRPr="00A44DDD" w:rsidDel="00D467F7">
          <w:rPr>
            <w:lang w:val="en-US"/>
          </w:rPr>
          <w:delText xml:space="preserve">, </w:delText>
        </w:r>
        <w:r w:rsidRPr="507E05CD" w:rsidDel="00D467F7">
          <w:rPr>
            <w:lang w:val="en-US"/>
          </w:rPr>
          <w:delText>on</w:delText>
        </w:r>
        <w:r w:rsidRPr="00A44DDD" w:rsidDel="00D467F7">
          <w:rPr>
            <w:lang w:val="en-US"/>
          </w:rPr>
          <w:delText xml:space="preserve"> </w:delText>
        </w:r>
        <w:r w:rsidRPr="507E05CD" w:rsidDel="00D467F7">
          <w:rPr>
            <w:lang w:val="en-US"/>
          </w:rPr>
          <w:delText>cloud</w:delText>
        </w:r>
        <w:r w:rsidRPr="00A44DDD" w:rsidDel="00D467F7">
          <w:rPr>
            <w:lang w:val="en-US"/>
          </w:rPr>
          <w:delText xml:space="preserve">, </w:delText>
        </w:r>
        <w:r w:rsidRPr="507E05CD" w:rsidDel="00D467F7">
          <w:rPr>
            <w:lang w:val="en-US"/>
          </w:rPr>
          <w:delText>hybrid</w:delText>
        </w:r>
        <w:r w:rsidRPr="00A44DDD" w:rsidDel="00D467F7">
          <w:rPr>
            <w:lang w:val="en-US"/>
          </w:rPr>
          <w:delText xml:space="preserve"> </w:delText>
        </w:r>
        <w:r w:rsidRPr="507E05CD" w:rsidDel="00D467F7">
          <w:rPr>
            <w:lang w:val="en-US"/>
          </w:rPr>
          <w:delText>solution</w:delText>
        </w:r>
        <w:r w:rsidRPr="00A44DDD" w:rsidDel="00D467F7">
          <w:rPr>
            <w:lang w:val="en-US"/>
          </w:rPr>
          <w:delText xml:space="preserve">; </w:delText>
        </w:r>
        <w:r w:rsidRPr="507E05CD" w:rsidDel="00D467F7">
          <w:rPr>
            <w:lang w:val="en-US"/>
          </w:rPr>
          <w:delText>possible</w:delText>
        </w:r>
        <w:r w:rsidRPr="00A44DDD" w:rsidDel="00D467F7">
          <w:rPr>
            <w:lang w:val="en-US"/>
          </w:rPr>
          <w:delText xml:space="preserve"> </w:delText>
        </w:r>
        <w:r w:rsidRPr="507E05CD" w:rsidDel="00D467F7">
          <w:rPr>
            <w:lang w:val="en-US"/>
          </w:rPr>
          <w:delText>federation</w:delText>
        </w:r>
        <w:r w:rsidRPr="00A44DDD" w:rsidDel="00D467F7">
          <w:rPr>
            <w:lang w:val="en-US"/>
          </w:rPr>
          <w:delText xml:space="preserve">; </w:delText>
        </w:r>
        <w:r w:rsidRPr="507E05CD" w:rsidDel="00D467F7">
          <w:rPr>
            <w:lang w:val="en-US"/>
          </w:rPr>
          <w:delText>possible</w:delText>
        </w:r>
        <w:r w:rsidRPr="00A44DDD" w:rsidDel="00D467F7">
          <w:rPr>
            <w:lang w:val="en-US"/>
          </w:rPr>
          <w:delText xml:space="preserve"> </w:delText>
        </w:r>
        <w:r w:rsidRPr="507E05CD" w:rsidDel="00D467F7">
          <w:rPr>
            <w:lang w:val="en-US"/>
          </w:rPr>
          <w:delText>IoT</w:delText>
        </w:r>
        <w:r w:rsidRPr="00A44DDD" w:rsidDel="00D467F7">
          <w:rPr>
            <w:lang w:val="en-US"/>
          </w:rPr>
          <w:delText xml:space="preserve"> </w:delText>
        </w:r>
        <w:r w:rsidRPr="507E05CD" w:rsidDel="00D467F7">
          <w:rPr>
            <w:lang w:val="en-US"/>
          </w:rPr>
          <w:delText>Edge</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Fog</w:delText>
        </w:r>
        <w:r w:rsidRPr="00A44DDD" w:rsidDel="00D467F7">
          <w:rPr>
            <w:lang w:val="en-US"/>
          </w:rPr>
          <w:delText xml:space="preserve"> </w:delText>
        </w:r>
        <w:r w:rsidRPr="507E05CD" w:rsidDel="00D467F7">
          <w:rPr>
            <w:lang w:val="en-US"/>
          </w:rPr>
          <w:delText>solutions</w:delText>
        </w:r>
        <w:r w:rsidRPr="00A44DDD" w:rsidDel="00D467F7">
          <w:rPr>
            <w:lang w:val="en-US"/>
          </w:rPr>
          <w:delText xml:space="preserve">, </w:delText>
        </w:r>
        <w:r w:rsidRPr="507E05CD" w:rsidDel="00D467F7">
          <w:rPr>
            <w:lang w:val="en-US"/>
          </w:rPr>
          <w:delText>etc</w:delText>
        </w:r>
        <w:r w:rsidRPr="00A44DDD" w:rsidDel="00D467F7">
          <w:rPr>
            <w:lang w:val="en-US"/>
          </w:rPr>
          <w:delText>.</w:delText>
        </w:r>
      </w:del>
    </w:p>
    <w:p w:rsidRPr="00A44DDD" w:rsidR="00FA7B1C" w:rsidDel="00D467F7" w:rsidP="00C73847" w:rsidRDefault="7CE9A123" w14:paraId="0D9E4C39" w14:textId="47AEB57D">
      <w:pPr>
        <w:pStyle w:val="Bullets1"/>
        <w:rPr>
          <w:del w:author="Tsoumaka Erasmia" w:date="2023-07-26T10:19:00Z" w:id="408"/>
          <w:lang w:val="en-US"/>
          <w:rPrChange w:author="Tsoumaka Erasmia" w:date="2023-07-26T11:23:00Z" w:id="409">
            <w:rPr>
              <w:del w:author="Tsoumaka Erasmia" w:date="2023-07-26T10:19:00Z" w:id="410"/>
            </w:rPr>
          </w:rPrChange>
        </w:rPr>
      </w:pPr>
      <w:del w:author="Tsoumaka Erasmia" w:date="2023-07-26T10:19:00Z" w:id="411">
        <w:r w:rsidRPr="507E05CD" w:rsidDel="00D467F7">
          <w:rPr>
            <w:lang w:val="en-US"/>
          </w:rPr>
          <w:delText>Start</w:delText>
        </w:r>
        <w:r w:rsidRPr="00A44DDD" w:rsidDel="00D467F7">
          <w:rPr>
            <w:lang w:val="en-US"/>
          </w:rPr>
          <w:delText xml:space="preserve"> </w:delText>
        </w:r>
        <w:r w:rsidRPr="507E05CD" w:rsidDel="00D467F7">
          <w:rPr>
            <w:lang w:val="en-US"/>
          </w:rPr>
          <w:delText>with</w:delText>
        </w:r>
        <w:r w:rsidRPr="00A44DDD" w:rsidDel="00D467F7">
          <w:rPr>
            <w:lang w:val="en-US"/>
          </w:rPr>
          <w:delText xml:space="preserve"> </w:delText>
        </w:r>
        <w:r w:rsidRPr="507E05CD" w:rsidDel="00D467F7">
          <w:rPr>
            <w:lang w:val="en-US"/>
          </w:rPr>
          <w:delText>integration</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data</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former</w:delText>
        </w:r>
        <w:r w:rsidRPr="00A44DDD" w:rsidDel="00D467F7">
          <w:rPr>
            <w:lang w:val="en-US"/>
          </w:rPr>
          <w:delText xml:space="preserve"> </w:delText>
        </w:r>
        <w:r w:rsidRPr="507E05CD" w:rsidDel="00D467F7">
          <w:rPr>
            <w:lang w:val="en-US"/>
          </w:rPr>
          <w:delText>legacy</w:delText>
        </w:r>
        <w:r w:rsidRPr="00A44DDD" w:rsidDel="00D467F7">
          <w:rPr>
            <w:lang w:val="en-US"/>
          </w:rPr>
          <w:delText xml:space="preserve"> </w:delText>
        </w:r>
        <w:r w:rsidRPr="507E05CD" w:rsidDel="00D467F7">
          <w:rPr>
            <w:lang w:val="en-US"/>
          </w:rPr>
          <w:delText>tools</w:delText>
        </w:r>
        <w:r w:rsidRPr="00A44DDD" w:rsidDel="00D467F7">
          <w:rPr>
            <w:lang w:val="en-US"/>
          </w:rPr>
          <w:delText>.</w:delText>
        </w:r>
      </w:del>
    </w:p>
    <w:p w:rsidRPr="00A44DDD" w:rsidR="00FA7B1C" w:rsidDel="00D467F7" w:rsidP="00C73847" w:rsidRDefault="7CE9A123" w14:paraId="0CDED910" w14:textId="75D39766">
      <w:pPr>
        <w:pStyle w:val="Bullets1"/>
        <w:rPr>
          <w:del w:author="Tsoumaka Erasmia" w:date="2023-07-26T10:19:00Z" w:id="412"/>
          <w:lang w:val="en-US"/>
          <w:rPrChange w:author="Tsoumaka Erasmia" w:date="2023-07-26T11:23:00Z" w:id="413">
            <w:rPr>
              <w:del w:author="Tsoumaka Erasmia" w:date="2023-07-26T10:19:00Z" w:id="414"/>
            </w:rPr>
          </w:rPrChange>
        </w:rPr>
      </w:pPr>
      <w:del w:author="Tsoumaka Erasmia" w:date="2023-07-26T10:19:00Z" w:id="415">
        <w:r w:rsidRPr="507E05CD" w:rsidDel="00D467F7">
          <w:rPr>
            <w:lang w:val="en-US"/>
          </w:rPr>
          <w:delText>Start</w:delText>
        </w:r>
        <w:r w:rsidRPr="00A44DDD" w:rsidDel="00D467F7">
          <w:rPr>
            <w:lang w:val="en-US"/>
          </w:rPr>
          <w:delText xml:space="preserve"> </w:delText>
        </w:r>
        <w:r w:rsidRPr="507E05CD" w:rsidDel="00D467F7">
          <w:rPr>
            <w:lang w:val="en-US"/>
          </w:rPr>
          <w:delText>with</w:delText>
        </w:r>
        <w:r w:rsidRPr="00A44DDD" w:rsidDel="00D467F7">
          <w:rPr>
            <w:lang w:val="en-US"/>
          </w:rPr>
          <w:delText xml:space="preserve"> </w:delText>
        </w:r>
        <w:r w:rsidRPr="507E05CD" w:rsidDel="00D467F7">
          <w:rPr>
            <w:lang w:val="en-US"/>
          </w:rPr>
          <w:delText>development</w:delText>
        </w:r>
        <w:r w:rsidRPr="00A44DDD" w:rsidDel="00D467F7">
          <w:rPr>
            <w:lang w:val="en-US"/>
          </w:rPr>
          <w:delText xml:space="preserve"> </w:delText>
        </w:r>
        <w:r w:rsidRPr="507E05CD" w:rsidDel="00D467F7">
          <w:rPr>
            <w:lang w:val="en-US"/>
          </w:rPr>
          <w:delText>of</w:delText>
        </w:r>
        <w:r w:rsidRPr="00A44DDD" w:rsidDel="00D467F7">
          <w:rPr>
            <w:lang w:val="en-US"/>
          </w:rPr>
          <w:delText xml:space="preserve"> </w:delText>
        </w:r>
        <w:r w:rsidRPr="507E05CD" w:rsidDel="00D467F7">
          <w:rPr>
            <w:lang w:val="en-US"/>
          </w:rPr>
          <w:delText>new</w:delText>
        </w:r>
        <w:r w:rsidRPr="00A44DDD" w:rsidDel="00D467F7">
          <w:rPr>
            <w:lang w:val="en-US"/>
          </w:rPr>
          <w:delText xml:space="preserve"> </w:delText>
        </w:r>
        <w:r w:rsidRPr="507E05CD" w:rsidDel="00D467F7">
          <w:rPr>
            <w:lang w:val="en-US"/>
          </w:rPr>
          <w:delText>solutions</w:delText>
        </w:r>
        <w:r w:rsidRPr="00A44DDD" w:rsidDel="00D467F7">
          <w:rPr>
            <w:lang w:val="en-US"/>
          </w:rPr>
          <w:delText xml:space="preserve"> </w:delText>
        </w:r>
        <w:r w:rsidRPr="507E05CD" w:rsidDel="00D467F7">
          <w:rPr>
            <w:lang w:val="en-US"/>
          </w:rPr>
          <w:delText>and</w:delText>
        </w:r>
        <w:r w:rsidRPr="00A44DDD" w:rsidDel="00D467F7">
          <w:rPr>
            <w:lang w:val="en-US"/>
          </w:rPr>
          <w:delText xml:space="preserve"> </w:delText>
        </w:r>
        <w:r w:rsidRPr="507E05CD" w:rsidDel="00D467F7">
          <w:rPr>
            <w:lang w:val="en-US"/>
          </w:rPr>
          <w:delText>applications</w:delText>
        </w:r>
        <w:r w:rsidRPr="00A44DDD" w:rsidDel="00D467F7">
          <w:rPr>
            <w:lang w:val="en-US"/>
          </w:rPr>
          <w:delText>.</w:delText>
        </w:r>
      </w:del>
    </w:p>
    <w:p w:rsidRPr="00A44DDD" w:rsidR="00FA7B1C" w:rsidP="004C0D04" w:rsidRDefault="00FA7B1C" w14:paraId="2409F96D" w14:textId="77777777">
      <w:pPr>
        <w:rPr>
          <w:rFonts w:cs="Tahoma"/>
          <w:lang w:val="en-US" w:eastAsia="el-GR"/>
          <w:rPrChange w:author="Tsoumaka Erasmia" w:date="2023-07-26T11:23:00Z" w:id="416">
            <w:rPr>
              <w:rFonts w:cs="Tahoma"/>
              <w:lang w:eastAsia="el-GR"/>
            </w:rPr>
          </w:rPrChange>
        </w:rPr>
      </w:pPr>
    </w:p>
    <w:p w:rsidRPr="007A591E" w:rsidR="00FA7B1C" w:rsidDel="00992E0A" w:rsidP="004C0D04" w:rsidRDefault="00FA7B1C" w14:paraId="23E9DF74" w14:textId="46850420">
      <w:pPr>
        <w:rPr>
          <w:del w:author="Tsoumaka Erasmia" w:date="2023-07-26T10:28:00Z" w:id="417"/>
          <w:rFonts w:cs="Tahoma"/>
          <w:b/>
          <w:bCs/>
          <w:lang w:val="en-US" w:eastAsia="el-GR"/>
          <w:rPrChange w:author="Tsoumaka Erasmia" w:date="2023-07-26T11:23:00Z" w:id="418">
            <w:rPr>
              <w:del w:author="Tsoumaka Erasmia" w:date="2023-07-26T10:28:00Z" w:id="419"/>
              <w:rFonts w:cs="Tahoma"/>
              <w:lang w:eastAsia="el-GR"/>
            </w:rPr>
          </w:rPrChange>
        </w:rPr>
      </w:pPr>
      <w:del w:author="Tsoumaka Erasmia" w:date="2023-07-26T10:28:00Z" w:id="420">
        <w:r w:rsidRPr="007A591E" w:rsidDel="00992E0A">
          <w:rPr>
            <w:rFonts w:cs="Tahoma"/>
            <w:b/>
            <w:bCs/>
            <w:lang w:eastAsia="el-GR"/>
          </w:rPr>
          <w:delText>Smart</w:delText>
        </w:r>
        <w:r w:rsidRPr="007A591E" w:rsidDel="00992E0A">
          <w:rPr>
            <w:rFonts w:cs="Tahoma"/>
            <w:b/>
            <w:bCs/>
            <w:lang w:val="en-US" w:eastAsia="el-GR"/>
            <w:rPrChange w:author="Tsoumaka Erasmia" w:date="2023-07-26T11:23:00Z" w:id="421">
              <w:rPr>
                <w:rFonts w:cs="Tahoma"/>
                <w:lang w:eastAsia="el-GR"/>
              </w:rPr>
            </w:rPrChange>
          </w:rPr>
          <w:delText xml:space="preserve"> </w:delText>
        </w:r>
        <w:r w:rsidRPr="007A591E" w:rsidDel="00992E0A">
          <w:rPr>
            <w:rFonts w:cs="Tahoma"/>
            <w:b/>
            <w:bCs/>
            <w:lang w:eastAsia="el-GR"/>
          </w:rPr>
          <w:delText>Cities</w:delText>
        </w:r>
        <w:r w:rsidRPr="007A591E" w:rsidDel="00992E0A">
          <w:rPr>
            <w:rFonts w:cs="Tahoma"/>
            <w:b/>
            <w:bCs/>
            <w:lang w:val="en-US" w:eastAsia="el-GR"/>
            <w:rPrChange w:author="Tsoumaka Erasmia" w:date="2023-07-26T11:23:00Z" w:id="422">
              <w:rPr>
                <w:rFonts w:cs="Tahoma"/>
                <w:lang w:eastAsia="el-GR"/>
              </w:rPr>
            </w:rPrChange>
          </w:rPr>
          <w:delText xml:space="preserve"> </w:delText>
        </w:r>
        <w:r w:rsidRPr="007A591E" w:rsidDel="00992E0A">
          <w:rPr>
            <w:rFonts w:cs="Tahoma"/>
            <w:b/>
            <w:bCs/>
          </w:rPr>
          <w:delText>need</w:delText>
        </w:r>
        <w:r w:rsidRPr="007A591E" w:rsidDel="00992E0A">
          <w:rPr>
            <w:rFonts w:cs="Tahoma"/>
            <w:b/>
            <w:bCs/>
            <w:lang w:val="en-US" w:eastAsia="el-GR"/>
            <w:rPrChange w:author="Tsoumaka Erasmia" w:date="2023-07-26T11:23:00Z" w:id="423">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424">
              <w:rPr>
                <w:rFonts w:cs="Tahoma"/>
                <w:lang w:eastAsia="el-GR"/>
              </w:rPr>
            </w:rPrChange>
          </w:rPr>
          <w:delText xml:space="preserve"> </w:delText>
        </w:r>
        <w:r w:rsidRPr="007A591E" w:rsidDel="00992E0A">
          <w:rPr>
            <w:rFonts w:cs="Tahoma"/>
            <w:b/>
            <w:bCs/>
            <w:lang w:eastAsia="el-GR"/>
          </w:rPr>
          <w:delText>set</w:delText>
        </w:r>
        <w:r w:rsidRPr="007A591E" w:rsidDel="00992E0A">
          <w:rPr>
            <w:rFonts w:cs="Tahoma"/>
            <w:b/>
            <w:bCs/>
            <w:lang w:val="en-US" w:eastAsia="el-GR"/>
            <w:rPrChange w:author="Tsoumaka Erasmia" w:date="2023-07-26T11:23:00Z" w:id="425">
              <w:rPr>
                <w:rFonts w:cs="Tahoma"/>
                <w:lang w:eastAsia="el-GR"/>
              </w:rPr>
            </w:rPrChange>
          </w:rPr>
          <w:delText xml:space="preserve"> </w:delText>
        </w:r>
        <w:r w:rsidRPr="007A591E" w:rsidDel="00992E0A">
          <w:rPr>
            <w:rFonts w:cs="Tahoma"/>
            <w:b/>
            <w:bCs/>
            <w:lang w:eastAsia="el-GR"/>
          </w:rPr>
          <w:delText>up</w:delText>
        </w:r>
        <w:r w:rsidRPr="007A591E" w:rsidDel="00992E0A">
          <w:rPr>
            <w:rFonts w:cs="Tahoma"/>
            <w:b/>
            <w:bCs/>
            <w:lang w:val="en-US" w:eastAsia="el-GR"/>
            <w:rPrChange w:author="Tsoumaka Erasmia" w:date="2023-07-26T11:23:00Z" w:id="426">
              <w:rPr>
                <w:rFonts w:cs="Tahoma"/>
                <w:lang w:eastAsia="el-GR"/>
              </w:rPr>
            </w:rPrChange>
          </w:rPr>
          <w:delText xml:space="preserve"> </w:delText>
        </w:r>
        <w:r w:rsidRPr="007A591E" w:rsidDel="00992E0A">
          <w:rPr>
            <w:rFonts w:cs="Tahoma"/>
            <w:b/>
            <w:bCs/>
            <w:lang w:eastAsia="el-GR"/>
          </w:rPr>
          <w:delText>a</w:delText>
        </w:r>
        <w:r w:rsidRPr="007A591E" w:rsidDel="00992E0A">
          <w:rPr>
            <w:rFonts w:cs="Tahoma"/>
            <w:b/>
            <w:bCs/>
            <w:lang w:val="en-US" w:eastAsia="el-GR"/>
            <w:rPrChange w:author="Tsoumaka Erasmia" w:date="2023-07-26T11:23:00Z" w:id="427">
              <w:rPr>
                <w:rFonts w:cs="Tahoma"/>
                <w:lang w:eastAsia="el-GR"/>
              </w:rPr>
            </w:rPrChange>
          </w:rPr>
          <w:delText xml:space="preserve"> </w:delText>
        </w:r>
        <w:r w:rsidRPr="007A591E" w:rsidDel="00992E0A">
          <w:rPr>
            <w:rFonts w:cs="Tahoma"/>
            <w:b/>
            <w:bCs/>
            <w:lang w:eastAsia="el-GR"/>
          </w:rPr>
          <w:delText>flexible</w:delText>
        </w:r>
        <w:r w:rsidRPr="007A591E" w:rsidDel="00992E0A">
          <w:rPr>
            <w:rFonts w:cs="Tahoma"/>
            <w:b/>
            <w:bCs/>
            <w:lang w:val="en-US" w:eastAsia="el-GR"/>
            <w:rPrChange w:author="Tsoumaka Erasmia" w:date="2023-07-26T11:23:00Z" w:id="428">
              <w:rPr>
                <w:rFonts w:cs="Tahoma"/>
                <w:lang w:eastAsia="el-GR"/>
              </w:rPr>
            </w:rPrChange>
          </w:rPr>
          <w:delText xml:space="preserve"> </w:delText>
        </w:r>
        <w:r w:rsidRPr="007A591E" w:rsidDel="00992E0A">
          <w:rPr>
            <w:rFonts w:cs="Tahoma"/>
            <w:b/>
            <w:bCs/>
            <w:lang w:eastAsia="el-GR"/>
          </w:rPr>
          <w:delText>environment</w:delText>
        </w:r>
        <w:r w:rsidRPr="007A591E" w:rsidDel="00992E0A">
          <w:rPr>
            <w:rFonts w:cs="Tahoma"/>
            <w:b/>
            <w:bCs/>
            <w:lang w:val="en-US" w:eastAsia="el-GR"/>
            <w:rPrChange w:author="Tsoumaka Erasmia" w:date="2023-07-26T11:23:00Z" w:id="429">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430">
              <w:rPr>
                <w:rFonts w:cs="Tahoma"/>
                <w:lang w:eastAsia="el-GR"/>
              </w:rPr>
            </w:rPrChange>
          </w:rPr>
          <w:delText xml:space="preserve"> </w:delText>
        </w:r>
        <w:r w:rsidRPr="007A591E" w:rsidDel="00992E0A">
          <w:rPr>
            <w:rFonts w:cs="Tahoma"/>
            <w:b/>
            <w:bCs/>
            <w:lang w:eastAsia="el-GR"/>
          </w:rPr>
          <w:delText>cope</w:delText>
        </w:r>
        <w:r w:rsidRPr="007A591E" w:rsidDel="00992E0A">
          <w:rPr>
            <w:rFonts w:cs="Tahoma"/>
            <w:b/>
            <w:bCs/>
            <w:lang w:val="en-US" w:eastAsia="el-GR"/>
            <w:rPrChange w:author="Tsoumaka Erasmia" w:date="2023-07-26T11:23:00Z" w:id="431">
              <w:rPr>
                <w:rFonts w:cs="Tahoma"/>
                <w:lang w:eastAsia="el-GR"/>
              </w:rPr>
            </w:rPrChange>
          </w:rPr>
          <w:delText xml:space="preserve"> </w:delText>
        </w:r>
        <w:r w:rsidRPr="007A591E" w:rsidDel="00992E0A">
          <w:rPr>
            <w:rFonts w:cs="Tahoma"/>
            <w:b/>
            <w:bCs/>
            <w:lang w:eastAsia="el-GR"/>
          </w:rPr>
          <w:delText>with</w:delText>
        </w:r>
        <w:r w:rsidRPr="007A591E" w:rsidDel="00992E0A">
          <w:rPr>
            <w:rFonts w:cs="Tahoma"/>
            <w:b/>
            <w:bCs/>
            <w:lang w:val="en-US" w:eastAsia="el-GR"/>
            <w:rPrChange w:author="Tsoumaka Erasmia" w:date="2023-07-26T11:23:00Z" w:id="432">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433">
              <w:rPr>
                <w:rFonts w:cs="Tahoma"/>
                <w:lang w:eastAsia="el-GR"/>
              </w:rPr>
            </w:rPrChange>
          </w:rPr>
          <w:delText xml:space="preserve"> </w:delText>
        </w:r>
        <w:r w:rsidRPr="007A591E" w:rsidDel="00992E0A">
          <w:rPr>
            <w:rFonts w:cs="Tahoma"/>
            <w:b/>
            <w:bCs/>
            <w:lang w:eastAsia="el-GR"/>
          </w:rPr>
          <w:delText>city</w:delText>
        </w:r>
        <w:r w:rsidRPr="007A591E" w:rsidDel="00992E0A">
          <w:rPr>
            <w:rFonts w:cs="Tahoma"/>
            <w:b/>
            <w:bCs/>
            <w:lang w:val="en-US" w:eastAsia="el-GR"/>
            <w:rPrChange w:author="Tsoumaka Erasmia" w:date="2023-07-26T11:23:00Z" w:id="434">
              <w:rPr>
                <w:rFonts w:cs="Tahoma"/>
                <w:lang w:eastAsia="el-GR"/>
              </w:rPr>
            </w:rPrChange>
          </w:rPr>
          <w:delText xml:space="preserve"> </w:delText>
        </w:r>
        <w:r w:rsidRPr="007A591E" w:rsidDel="00992E0A">
          <w:rPr>
            <w:rFonts w:cs="Tahoma"/>
            <w:b/>
            <w:bCs/>
            <w:lang w:eastAsia="el-GR"/>
          </w:rPr>
          <w:delText>evolution</w:delText>
        </w:r>
        <w:r w:rsidRPr="007A591E" w:rsidDel="00992E0A">
          <w:rPr>
            <w:rFonts w:cs="Tahoma"/>
            <w:b/>
            <w:bCs/>
            <w:lang w:val="en-US" w:eastAsia="el-GR"/>
            <w:rPrChange w:author="Tsoumaka Erasmia" w:date="2023-07-26T11:23:00Z" w:id="435">
              <w:rPr>
                <w:rFonts w:cs="Tahoma"/>
                <w:lang w:eastAsia="el-GR"/>
              </w:rPr>
            </w:rPrChange>
          </w:rPr>
          <w:delText xml:space="preserve"> </w:delText>
        </w:r>
        <w:r w:rsidRPr="007A591E" w:rsidDel="00992E0A">
          <w:rPr>
            <w:rFonts w:cs="Tahoma"/>
            <w:b/>
            <w:bCs/>
            <w:lang w:eastAsia="el-GR"/>
          </w:rPr>
          <w:delText>in</w:delText>
        </w:r>
        <w:r w:rsidRPr="007A591E" w:rsidDel="00992E0A">
          <w:rPr>
            <w:rFonts w:cs="Tahoma"/>
            <w:b/>
            <w:bCs/>
            <w:lang w:val="en-US" w:eastAsia="el-GR"/>
            <w:rPrChange w:author="Tsoumaka Erasmia" w:date="2023-07-26T11:23:00Z" w:id="436">
              <w:rPr>
                <w:rFonts w:cs="Tahoma"/>
                <w:lang w:eastAsia="el-GR"/>
              </w:rPr>
            </w:rPrChange>
          </w:rPr>
          <w:delText xml:space="preserve"> </w:delText>
        </w:r>
        <w:r w:rsidRPr="007A591E" w:rsidDel="00992E0A">
          <w:rPr>
            <w:rFonts w:cs="Tahoma"/>
            <w:b/>
            <w:bCs/>
            <w:lang w:eastAsia="el-GR"/>
          </w:rPr>
          <w:delText>terms</w:delText>
        </w:r>
        <w:r w:rsidRPr="007A591E" w:rsidDel="00992E0A">
          <w:rPr>
            <w:rFonts w:cs="Tahoma"/>
            <w:b/>
            <w:bCs/>
            <w:lang w:val="en-US" w:eastAsia="el-GR"/>
            <w:rPrChange w:author="Tsoumaka Erasmia" w:date="2023-07-26T11:23:00Z" w:id="437">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438">
              <w:rPr>
                <w:rFonts w:cs="Tahoma"/>
                <w:lang w:eastAsia="el-GR"/>
              </w:rPr>
            </w:rPrChange>
          </w:rPr>
          <w:delText xml:space="preserve"> </w:delText>
        </w:r>
        <w:r w:rsidRPr="007A591E" w:rsidDel="00992E0A">
          <w:rPr>
            <w:rFonts w:cs="Tahoma"/>
            <w:b/>
            <w:bCs/>
            <w:lang w:eastAsia="el-GR"/>
          </w:rPr>
          <w:delText>services</w:delText>
        </w:r>
        <w:r w:rsidRPr="007A591E" w:rsidDel="00992E0A">
          <w:rPr>
            <w:rFonts w:cs="Tahoma"/>
            <w:b/>
            <w:bCs/>
            <w:lang w:val="en-US" w:eastAsia="el-GR"/>
            <w:rPrChange w:author="Tsoumaka Erasmia" w:date="2023-07-26T11:23:00Z" w:id="439">
              <w:rPr>
                <w:rFonts w:cs="Tahoma"/>
                <w:lang w:eastAsia="el-GR"/>
              </w:rPr>
            </w:rPrChange>
          </w:rPr>
          <w:delText xml:space="preserve">, </w:delText>
        </w:r>
        <w:r w:rsidRPr="007A591E" w:rsidDel="00992E0A">
          <w:rPr>
            <w:rFonts w:cs="Tahoma"/>
            <w:b/>
            <w:bCs/>
            <w:lang w:eastAsia="el-GR"/>
          </w:rPr>
          <w:delText>city</w:delText>
        </w:r>
        <w:r w:rsidRPr="007A591E" w:rsidDel="00992E0A">
          <w:rPr>
            <w:rFonts w:cs="Tahoma"/>
            <w:b/>
            <w:bCs/>
            <w:lang w:val="en-US" w:eastAsia="el-GR"/>
            <w:rPrChange w:author="Tsoumaka Erasmia" w:date="2023-07-26T11:23:00Z" w:id="440">
              <w:rPr>
                <w:rFonts w:cs="Tahoma"/>
                <w:lang w:eastAsia="el-GR"/>
              </w:rPr>
            </w:rPrChange>
          </w:rPr>
          <w:delText xml:space="preserve"> </w:delText>
        </w:r>
        <w:r w:rsidRPr="007A591E" w:rsidDel="00992E0A">
          <w:rPr>
            <w:rFonts w:cs="Tahoma"/>
            <w:b/>
            <w:bCs/>
            <w:lang w:eastAsia="el-GR"/>
          </w:rPr>
          <w:delText>users</w:delText>
        </w:r>
        <w:r w:rsidRPr="007A591E" w:rsidDel="00992E0A">
          <w:rPr>
            <w:rFonts w:cs="Tahoma"/>
            <w:b/>
            <w:bCs/>
            <w:lang w:val="en-US" w:eastAsia="el-GR"/>
            <w:rPrChange w:author="Tsoumaka Erasmia" w:date="2023-07-26T11:23:00Z" w:id="441">
              <w:rPr>
                <w:rFonts w:cs="Tahoma"/>
                <w:lang w:eastAsia="el-GR"/>
              </w:rPr>
            </w:rPrChange>
          </w:rPr>
          <w:delText xml:space="preserve">’ </w:delText>
        </w:r>
        <w:r w:rsidRPr="007A591E" w:rsidDel="00992E0A">
          <w:rPr>
            <w:rFonts w:cs="Tahoma"/>
            <w:b/>
            <w:bCs/>
            <w:lang w:eastAsia="el-GR"/>
          </w:rPr>
          <w:delText>needs</w:delText>
        </w:r>
        <w:r w:rsidRPr="007A591E" w:rsidDel="00992E0A">
          <w:rPr>
            <w:rFonts w:cs="Tahoma"/>
            <w:b/>
            <w:bCs/>
            <w:lang w:val="en-US" w:eastAsia="el-GR"/>
            <w:rPrChange w:author="Tsoumaka Erasmia" w:date="2023-07-26T11:23:00Z" w:id="442">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443">
              <w:rPr>
                <w:rFonts w:cs="Tahoma"/>
                <w:lang w:eastAsia="el-GR"/>
              </w:rPr>
            </w:rPrChange>
          </w:rPr>
          <w:delText xml:space="preserve"> </w:delText>
        </w:r>
        <w:r w:rsidRPr="007A591E" w:rsidDel="00992E0A">
          <w:rPr>
            <w:rFonts w:cs="Tahoma"/>
            <w:b/>
            <w:bCs/>
            <w:lang w:eastAsia="el-GR"/>
          </w:rPr>
          <w:delText>capabilities</w:delText>
        </w:r>
        <w:r w:rsidRPr="007A591E" w:rsidDel="00992E0A">
          <w:rPr>
            <w:rFonts w:cs="Tahoma"/>
            <w:b/>
            <w:bCs/>
            <w:lang w:val="en-US" w:eastAsia="el-GR"/>
            <w:rPrChange w:author="Tsoumaka Erasmia" w:date="2023-07-26T11:23:00Z" w:id="444">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445">
              <w:rPr>
                <w:rFonts w:cs="Tahoma"/>
                <w:lang w:eastAsia="el-GR"/>
              </w:rPr>
            </w:rPrChange>
          </w:rPr>
          <w:delText xml:space="preserve"> </w:delText>
        </w:r>
        <w:r w:rsidRPr="007A591E" w:rsidDel="00992E0A">
          <w:rPr>
            <w:rFonts w:cs="Tahoma"/>
            <w:b/>
            <w:bCs/>
            <w:lang w:eastAsia="el-GR"/>
          </w:rPr>
          <w:delText>this</w:delText>
        </w:r>
        <w:r w:rsidRPr="007A591E" w:rsidDel="00992E0A">
          <w:rPr>
            <w:rFonts w:cs="Tahoma"/>
            <w:b/>
            <w:bCs/>
            <w:lang w:val="en-US" w:eastAsia="el-GR"/>
            <w:rPrChange w:author="Tsoumaka Erasmia" w:date="2023-07-26T11:23:00Z" w:id="446">
              <w:rPr>
                <w:rFonts w:cs="Tahoma"/>
                <w:lang w:eastAsia="el-GR"/>
              </w:rPr>
            </w:rPrChange>
          </w:rPr>
          <w:delText xml:space="preserve"> </w:delText>
        </w:r>
        <w:r w:rsidRPr="007A591E" w:rsidDel="00992E0A">
          <w:rPr>
            <w:rFonts w:cs="Tahoma"/>
            <w:b/>
            <w:bCs/>
            <w:lang w:eastAsia="el-GR"/>
          </w:rPr>
          <w:delText>end</w:delText>
        </w:r>
        <w:r w:rsidRPr="007A591E" w:rsidDel="00992E0A">
          <w:rPr>
            <w:rFonts w:cs="Tahoma"/>
            <w:b/>
            <w:bCs/>
            <w:lang w:val="en-US" w:eastAsia="el-GR"/>
            <w:rPrChange w:author="Tsoumaka Erasmia" w:date="2023-07-26T11:23:00Z" w:id="447">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448">
              <w:rPr>
                <w:rFonts w:cs="Tahoma"/>
                <w:lang w:eastAsia="el-GR"/>
              </w:rPr>
            </w:rPrChange>
          </w:rPr>
          <w:delText xml:space="preserve"> </w:delText>
        </w:r>
        <w:r w:rsidRPr="007A591E" w:rsidDel="00992E0A">
          <w:rPr>
            <w:rFonts w:cs="Tahoma"/>
            <w:b/>
            <w:bCs/>
            <w:lang w:eastAsia="el-GR"/>
          </w:rPr>
          <w:delText>method</w:delText>
        </w:r>
        <w:r w:rsidRPr="007A591E" w:rsidDel="00992E0A">
          <w:rPr>
            <w:rFonts w:cs="Tahoma"/>
            <w:b/>
            <w:bCs/>
            <w:lang w:val="en-US" w:eastAsia="el-GR"/>
            <w:rPrChange w:author="Tsoumaka Erasmia" w:date="2023-07-26T11:23:00Z" w:id="449">
              <w:rPr>
                <w:rFonts w:cs="Tahoma"/>
                <w:lang w:eastAsia="el-GR"/>
              </w:rPr>
            </w:rPrChange>
          </w:rPr>
          <w:delText xml:space="preserve"> </w:delText>
        </w:r>
        <w:r w:rsidRPr="007A591E" w:rsidDel="00992E0A">
          <w:rPr>
            <w:rFonts w:cs="Tahoma"/>
            <w:b/>
            <w:bCs/>
            <w:lang w:eastAsia="el-GR"/>
          </w:rPr>
          <w:delText>should</w:delText>
        </w:r>
        <w:r w:rsidRPr="007A591E" w:rsidDel="00992E0A">
          <w:rPr>
            <w:rFonts w:cs="Tahoma"/>
            <w:b/>
            <w:bCs/>
            <w:lang w:val="en-US" w:eastAsia="el-GR"/>
            <w:rPrChange w:author="Tsoumaka Erasmia" w:date="2023-07-26T11:23:00Z" w:id="450">
              <w:rPr>
                <w:rFonts w:cs="Tahoma"/>
                <w:lang w:eastAsia="el-GR"/>
              </w:rPr>
            </w:rPrChange>
          </w:rPr>
          <w:delText xml:space="preserve"> </w:delText>
        </w:r>
        <w:r w:rsidRPr="007A591E" w:rsidDel="00992E0A">
          <w:rPr>
            <w:rFonts w:cs="Tahoma"/>
            <w:b/>
            <w:bCs/>
            <w:lang w:eastAsia="el-GR"/>
          </w:rPr>
          <w:delText>provide</w:delText>
        </w:r>
        <w:r w:rsidRPr="007A591E" w:rsidDel="00992E0A">
          <w:rPr>
            <w:rFonts w:cs="Tahoma"/>
            <w:b/>
            <w:bCs/>
            <w:lang w:val="en-US" w:eastAsia="el-GR"/>
            <w:rPrChange w:author="Tsoumaka Erasmia" w:date="2023-07-26T11:23:00Z" w:id="451">
              <w:rPr>
                <w:rFonts w:cs="Tahoma"/>
                <w:lang w:eastAsia="el-GR"/>
              </w:rPr>
            </w:rPrChange>
          </w:rPr>
          <w:delText xml:space="preserve"> </w:delText>
        </w:r>
        <w:r w:rsidRPr="007A591E" w:rsidDel="00992E0A">
          <w:rPr>
            <w:rFonts w:cs="Tahoma"/>
            <w:b/>
            <w:bCs/>
            <w:lang w:eastAsia="el-GR"/>
          </w:rPr>
          <w:delText>a</w:delText>
        </w:r>
        <w:r w:rsidRPr="007A591E" w:rsidDel="00992E0A">
          <w:rPr>
            <w:rFonts w:cs="Tahoma"/>
            <w:b/>
            <w:bCs/>
            <w:lang w:val="en-US" w:eastAsia="el-GR"/>
            <w:rPrChange w:author="Tsoumaka Erasmia" w:date="2023-07-26T11:23:00Z" w:id="452">
              <w:rPr>
                <w:rFonts w:cs="Tahoma"/>
                <w:lang w:eastAsia="el-GR"/>
              </w:rPr>
            </w:rPrChange>
          </w:rPr>
          <w:delText xml:space="preserve"> </w:delText>
        </w:r>
        <w:r w:rsidRPr="007A591E" w:rsidDel="00992E0A">
          <w:rPr>
            <w:rFonts w:cs="Tahoma"/>
            <w:b/>
            <w:bCs/>
            <w:lang w:eastAsia="el-GR"/>
          </w:rPr>
          <w:delText>set</w:delText>
        </w:r>
        <w:r w:rsidRPr="007A591E" w:rsidDel="00992E0A">
          <w:rPr>
            <w:rFonts w:cs="Tahoma"/>
            <w:b/>
            <w:bCs/>
            <w:lang w:val="en-US" w:eastAsia="el-GR"/>
            <w:rPrChange w:author="Tsoumaka Erasmia" w:date="2023-07-26T11:23:00Z" w:id="453">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454">
              <w:rPr>
                <w:rFonts w:cs="Tahoma"/>
                <w:lang w:eastAsia="el-GR"/>
              </w:rPr>
            </w:rPrChange>
          </w:rPr>
          <w:delText xml:space="preserve"> </w:delText>
        </w:r>
        <w:r w:rsidRPr="007A591E" w:rsidDel="00992E0A">
          <w:rPr>
            <w:rFonts w:cs="Tahoma"/>
            <w:b/>
            <w:bCs/>
            <w:lang w:eastAsia="el-GR"/>
          </w:rPr>
          <w:delText>solutions</w:delText>
        </w:r>
        <w:r w:rsidRPr="007A591E" w:rsidDel="00992E0A">
          <w:rPr>
            <w:rFonts w:cs="Tahoma"/>
            <w:b/>
            <w:bCs/>
            <w:lang w:val="en-US" w:eastAsia="el-GR"/>
            <w:rPrChange w:author="Tsoumaka Erasmia" w:date="2023-07-26T11:23:00Z" w:id="455">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456">
              <w:rPr>
                <w:rFonts w:cs="Tahoma"/>
                <w:lang w:eastAsia="el-GR"/>
              </w:rPr>
            </w:rPrChange>
          </w:rPr>
          <w:delText xml:space="preserve"> </w:delText>
        </w:r>
        <w:r w:rsidRPr="007A591E" w:rsidDel="00992E0A">
          <w:rPr>
            <w:rFonts w:cs="Tahoma"/>
            <w:b/>
            <w:bCs/>
            <w:lang w:eastAsia="el-GR"/>
          </w:rPr>
          <w:delText>quickly</w:delText>
        </w:r>
        <w:r w:rsidRPr="007A591E" w:rsidDel="00992E0A">
          <w:rPr>
            <w:rFonts w:cs="Tahoma"/>
            <w:b/>
            <w:bCs/>
            <w:lang w:val="en-US" w:eastAsia="el-GR"/>
            <w:rPrChange w:author="Tsoumaka Erasmia" w:date="2023-07-26T11:23:00Z" w:id="457">
              <w:rPr>
                <w:rFonts w:cs="Tahoma"/>
                <w:lang w:eastAsia="el-GR"/>
              </w:rPr>
            </w:rPrChange>
          </w:rPr>
          <w:delText xml:space="preserve"> </w:delText>
        </w:r>
        <w:r w:rsidRPr="007A591E" w:rsidDel="00992E0A">
          <w:rPr>
            <w:rFonts w:cs="Tahoma"/>
            <w:b/>
            <w:bCs/>
            <w:lang w:eastAsia="el-GR"/>
          </w:rPr>
          <w:delText>create</w:delText>
        </w:r>
        <w:r w:rsidRPr="007A591E" w:rsidDel="00992E0A">
          <w:rPr>
            <w:rFonts w:cs="Tahoma"/>
            <w:b/>
            <w:bCs/>
            <w:lang w:val="en-US" w:eastAsia="el-GR"/>
            <w:rPrChange w:author="Tsoumaka Erasmia" w:date="2023-07-26T11:23:00Z" w:id="458">
              <w:rPr>
                <w:rFonts w:cs="Tahoma"/>
                <w:lang w:eastAsia="el-GR"/>
              </w:rPr>
            </w:rPrChange>
          </w:rPr>
          <w:delText xml:space="preserve"> </w:delText>
        </w:r>
        <w:r w:rsidRPr="007A591E" w:rsidDel="00992E0A">
          <w:rPr>
            <w:rFonts w:cs="Tahoma"/>
            <w:b/>
            <w:bCs/>
            <w:lang w:eastAsia="el-GR"/>
          </w:rPr>
          <w:delText>a</w:delText>
        </w:r>
        <w:r w:rsidRPr="007A591E" w:rsidDel="00992E0A">
          <w:rPr>
            <w:rFonts w:cs="Tahoma"/>
            <w:b/>
            <w:bCs/>
            <w:lang w:val="en-US" w:eastAsia="el-GR"/>
            <w:rPrChange w:author="Tsoumaka Erasmia" w:date="2023-07-26T11:23:00Z" w:id="459">
              <w:rPr>
                <w:rFonts w:cs="Tahoma"/>
                <w:lang w:eastAsia="el-GR"/>
              </w:rPr>
            </w:rPrChange>
          </w:rPr>
          <w:delText xml:space="preserve"> </w:delText>
        </w:r>
        <w:r w:rsidRPr="007A591E" w:rsidDel="00992E0A">
          <w:rPr>
            <w:rFonts w:cs="Tahoma"/>
            <w:b/>
            <w:bCs/>
            <w:lang w:eastAsia="el-GR"/>
          </w:rPr>
          <w:delText>large</w:delText>
        </w:r>
        <w:r w:rsidRPr="007A591E" w:rsidDel="00992E0A">
          <w:rPr>
            <w:rFonts w:cs="Tahoma"/>
            <w:b/>
            <w:bCs/>
            <w:lang w:val="en-US" w:eastAsia="el-GR"/>
            <w:rPrChange w:author="Tsoumaka Erasmia" w:date="2023-07-26T11:23:00Z" w:id="460">
              <w:rPr>
                <w:rFonts w:cs="Tahoma"/>
                <w:lang w:eastAsia="el-GR"/>
              </w:rPr>
            </w:rPrChange>
          </w:rPr>
          <w:delText xml:space="preserve"> </w:delText>
        </w:r>
        <w:r w:rsidRPr="007A591E" w:rsidDel="00992E0A">
          <w:rPr>
            <w:rFonts w:cs="Tahoma"/>
            <w:b/>
            <w:bCs/>
            <w:lang w:eastAsia="el-GR"/>
          </w:rPr>
          <w:delText>range</w:delText>
        </w:r>
        <w:r w:rsidRPr="007A591E" w:rsidDel="00992E0A">
          <w:rPr>
            <w:rFonts w:cs="Tahoma"/>
            <w:b/>
            <w:bCs/>
            <w:lang w:val="en-US" w:eastAsia="el-GR"/>
            <w:rPrChange w:author="Tsoumaka Erasmia" w:date="2023-07-26T11:23:00Z" w:id="461">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462">
              <w:rPr>
                <w:rFonts w:cs="Tahoma"/>
                <w:lang w:eastAsia="el-GR"/>
              </w:rPr>
            </w:rPrChange>
          </w:rPr>
          <w:delText xml:space="preserve"> </w:delText>
        </w:r>
        <w:r w:rsidRPr="007A591E" w:rsidDel="00992E0A">
          <w:rPr>
            <w:rFonts w:cs="Tahoma"/>
            <w:b/>
            <w:bCs/>
            <w:lang w:eastAsia="el-GR"/>
          </w:rPr>
          <w:delText>smart</w:delText>
        </w:r>
        <w:r w:rsidRPr="007A591E" w:rsidDel="00992E0A">
          <w:rPr>
            <w:rFonts w:cs="Tahoma"/>
            <w:b/>
            <w:bCs/>
            <w:lang w:val="en-US" w:eastAsia="el-GR"/>
            <w:rPrChange w:author="Tsoumaka Erasmia" w:date="2023-07-26T11:23:00Z" w:id="463">
              <w:rPr>
                <w:rFonts w:cs="Tahoma"/>
                <w:lang w:eastAsia="el-GR"/>
              </w:rPr>
            </w:rPrChange>
          </w:rPr>
          <w:delText xml:space="preserve"> </w:delText>
        </w:r>
        <w:r w:rsidRPr="007A591E" w:rsidDel="00992E0A">
          <w:rPr>
            <w:rFonts w:cs="Tahoma"/>
            <w:b/>
            <w:bCs/>
            <w:lang w:eastAsia="el-GR"/>
          </w:rPr>
          <w:delText>city</w:delText>
        </w:r>
        <w:r w:rsidRPr="007A591E" w:rsidDel="00992E0A">
          <w:rPr>
            <w:rFonts w:cs="Tahoma"/>
            <w:b/>
            <w:bCs/>
            <w:lang w:val="en-US" w:eastAsia="el-GR"/>
            <w:rPrChange w:author="Tsoumaka Erasmia" w:date="2023-07-26T11:23:00Z" w:id="464">
              <w:rPr>
                <w:rFonts w:cs="Tahoma"/>
                <w:lang w:eastAsia="el-GR"/>
              </w:rPr>
            </w:rPrChange>
          </w:rPr>
          <w:delText xml:space="preserve"> </w:delText>
        </w:r>
        <w:r w:rsidRPr="007A591E" w:rsidDel="00992E0A">
          <w:rPr>
            <w:rFonts w:cs="Tahoma"/>
            <w:b/>
            <w:bCs/>
            <w:lang w:eastAsia="el-GR"/>
          </w:rPr>
          <w:delText>applications</w:delText>
        </w:r>
        <w:r w:rsidRPr="007A591E" w:rsidDel="00992E0A">
          <w:rPr>
            <w:rFonts w:cs="Tahoma"/>
            <w:b/>
            <w:bCs/>
            <w:lang w:val="en-US" w:eastAsia="el-GR"/>
            <w:rPrChange w:author="Tsoumaka Erasmia" w:date="2023-07-26T11:23:00Z" w:id="465">
              <w:rPr>
                <w:rFonts w:cs="Tahoma"/>
                <w:lang w:eastAsia="el-GR"/>
              </w:rPr>
            </w:rPrChange>
          </w:rPr>
          <w:delText xml:space="preserve"> </w:delText>
        </w:r>
        <w:r w:rsidRPr="007A591E" w:rsidDel="00992E0A">
          <w:rPr>
            <w:rFonts w:cs="Tahoma"/>
            <w:b/>
            <w:bCs/>
            <w:lang w:eastAsia="el-GR"/>
          </w:rPr>
          <w:delText>exploiting</w:delText>
        </w:r>
        <w:r w:rsidRPr="007A591E" w:rsidDel="00992E0A">
          <w:rPr>
            <w:rFonts w:cs="Tahoma"/>
            <w:b/>
            <w:bCs/>
            <w:lang w:val="en-US" w:eastAsia="el-GR"/>
            <w:rPrChange w:author="Tsoumaka Erasmia" w:date="2023-07-26T11:23:00Z" w:id="466">
              <w:rPr>
                <w:rFonts w:cs="Tahoma"/>
                <w:lang w:eastAsia="el-GR"/>
              </w:rPr>
            </w:rPrChange>
          </w:rPr>
          <w:delText xml:space="preserve"> </w:delText>
        </w:r>
        <w:r w:rsidRPr="007A591E" w:rsidDel="00992E0A">
          <w:rPr>
            <w:rFonts w:cs="Tahoma"/>
            <w:b/>
            <w:bCs/>
            <w:lang w:eastAsia="el-GR"/>
          </w:rPr>
          <w:delText>heterogeneous</w:delText>
        </w:r>
        <w:r w:rsidRPr="007A591E" w:rsidDel="00992E0A">
          <w:rPr>
            <w:rFonts w:cs="Tahoma"/>
            <w:b/>
            <w:bCs/>
            <w:lang w:val="en-US" w:eastAsia="el-GR"/>
            <w:rPrChange w:author="Tsoumaka Erasmia" w:date="2023-07-26T11:23:00Z" w:id="467">
              <w:rPr>
                <w:rFonts w:cs="Tahoma"/>
                <w:lang w:eastAsia="el-GR"/>
              </w:rPr>
            </w:rPrChange>
          </w:rPr>
          <w:delText xml:space="preserve"> </w:delText>
        </w:r>
        <w:r w:rsidRPr="007A591E" w:rsidDel="00992E0A">
          <w:rPr>
            <w:rFonts w:cs="Tahoma"/>
            <w:b/>
            <w:bCs/>
            <w:lang w:eastAsia="el-GR"/>
          </w:rPr>
          <w:delText>data</w:delText>
        </w:r>
        <w:r w:rsidRPr="007A591E" w:rsidDel="00992E0A">
          <w:rPr>
            <w:rFonts w:cs="Tahoma"/>
            <w:b/>
            <w:bCs/>
            <w:lang w:val="en-US" w:eastAsia="el-GR"/>
            <w:rPrChange w:author="Tsoumaka Erasmia" w:date="2023-07-26T11:23:00Z" w:id="468">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469">
              <w:rPr>
                <w:rFonts w:cs="Tahoma"/>
                <w:lang w:eastAsia="el-GR"/>
              </w:rPr>
            </w:rPrChange>
          </w:rPr>
          <w:delText xml:space="preserve"> </w:delText>
        </w:r>
        <w:r w:rsidRPr="007A591E" w:rsidDel="00992E0A">
          <w:rPr>
            <w:rFonts w:cs="Tahoma"/>
            <w:b/>
            <w:bCs/>
            <w:lang w:eastAsia="el-GR"/>
          </w:rPr>
          <w:delText>stakeholder</w:delText>
        </w:r>
        <w:r w:rsidRPr="007A591E" w:rsidDel="00992E0A">
          <w:rPr>
            <w:rFonts w:cs="Tahoma"/>
            <w:b/>
            <w:bCs/>
            <w:lang w:val="en-US" w:eastAsia="el-GR"/>
            <w:rPrChange w:author="Tsoumaka Erasmia" w:date="2023-07-26T11:23:00Z" w:id="470">
              <w:rPr>
                <w:rFonts w:cs="Tahoma"/>
                <w:lang w:eastAsia="el-GR"/>
              </w:rPr>
            </w:rPrChange>
          </w:rPr>
          <w:delText xml:space="preserve"> </w:delText>
        </w:r>
        <w:r w:rsidRPr="007A591E" w:rsidDel="00992E0A">
          <w:rPr>
            <w:rFonts w:cs="Tahoma"/>
            <w:b/>
            <w:bCs/>
            <w:lang w:eastAsia="el-GR"/>
          </w:rPr>
          <w:delText>services</w:delText>
        </w:r>
        <w:r w:rsidRPr="007A591E" w:rsidDel="00992E0A">
          <w:rPr>
            <w:rFonts w:cs="Tahoma"/>
            <w:b/>
            <w:bCs/>
            <w:lang w:val="en-US" w:eastAsia="el-GR"/>
            <w:rPrChange w:author="Tsoumaka Erasmia" w:date="2023-07-26T11:23:00Z" w:id="471">
              <w:rPr>
                <w:rFonts w:cs="Tahoma"/>
                <w:lang w:eastAsia="el-GR"/>
              </w:rPr>
            </w:rPrChange>
          </w:rPr>
          <w:delText xml:space="preserve"> </w:delText>
        </w:r>
        <w:r w:rsidRPr="007A591E" w:rsidDel="00992E0A">
          <w:rPr>
            <w:rFonts w:cs="Tahoma"/>
            <w:b/>
            <w:bCs/>
            <w:lang w:eastAsia="el-GR"/>
          </w:rPr>
          <w:delText>also</w:delText>
        </w:r>
        <w:r w:rsidRPr="007A591E" w:rsidDel="00992E0A">
          <w:rPr>
            <w:rFonts w:cs="Tahoma"/>
            <w:b/>
            <w:bCs/>
            <w:lang w:val="en-US" w:eastAsia="el-GR"/>
            <w:rPrChange w:author="Tsoumaka Erasmia" w:date="2023-07-26T11:23:00Z" w:id="472">
              <w:rPr>
                <w:rFonts w:cs="Tahoma"/>
                <w:lang w:eastAsia="el-GR"/>
              </w:rPr>
            </w:rPrChange>
          </w:rPr>
          <w:delText xml:space="preserve"> </w:delText>
        </w:r>
        <w:r w:rsidRPr="007A591E" w:rsidDel="00992E0A">
          <w:rPr>
            <w:rFonts w:cs="Tahoma"/>
            <w:b/>
            <w:bCs/>
            <w:lang w:eastAsia="el-GR"/>
          </w:rPr>
          <w:delText>enabled</w:delText>
        </w:r>
        <w:r w:rsidRPr="007A591E" w:rsidDel="00992E0A">
          <w:rPr>
            <w:rFonts w:cs="Tahoma"/>
            <w:b/>
            <w:bCs/>
            <w:lang w:val="en-US" w:eastAsia="el-GR"/>
            <w:rPrChange w:author="Tsoumaka Erasmia" w:date="2023-07-26T11:23:00Z" w:id="473">
              <w:rPr>
                <w:rFonts w:cs="Tahoma"/>
                <w:lang w:eastAsia="el-GR"/>
              </w:rPr>
            </w:rPrChange>
          </w:rPr>
          <w:delText xml:space="preserve"> </w:delText>
        </w:r>
        <w:r w:rsidRPr="007A591E" w:rsidDel="00992E0A">
          <w:rPr>
            <w:rFonts w:cs="Tahoma"/>
            <w:b/>
            <w:bCs/>
            <w:lang w:eastAsia="el-GR"/>
          </w:rPr>
          <w:delText>by</w:delText>
        </w:r>
        <w:r w:rsidRPr="007A591E" w:rsidDel="00992E0A">
          <w:rPr>
            <w:rFonts w:cs="Tahoma"/>
            <w:b/>
            <w:bCs/>
            <w:lang w:val="en-US" w:eastAsia="el-GR"/>
            <w:rPrChange w:author="Tsoumaka Erasmia" w:date="2023-07-26T11:23:00Z" w:id="474">
              <w:rPr>
                <w:rFonts w:cs="Tahoma"/>
                <w:lang w:eastAsia="el-GR"/>
              </w:rPr>
            </w:rPrChange>
          </w:rPr>
          <w:delText xml:space="preserve"> </w:delText>
        </w:r>
        <w:r w:rsidRPr="007A591E" w:rsidDel="00992E0A">
          <w:rPr>
            <w:rFonts w:cs="Tahoma"/>
            <w:b/>
            <w:bCs/>
            <w:lang w:eastAsia="el-GR"/>
          </w:rPr>
          <w:delText>Internet</w:delText>
        </w:r>
        <w:r w:rsidRPr="007A591E" w:rsidDel="00992E0A">
          <w:rPr>
            <w:rFonts w:cs="Tahoma"/>
            <w:b/>
            <w:bCs/>
            <w:lang w:val="en-US" w:eastAsia="el-GR"/>
            <w:rPrChange w:author="Tsoumaka Erasmia" w:date="2023-07-26T11:23:00Z" w:id="475">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476">
              <w:rPr>
                <w:rFonts w:cs="Tahoma"/>
                <w:lang w:eastAsia="el-GR"/>
              </w:rPr>
            </w:rPrChange>
          </w:rPr>
          <w:delText xml:space="preserve"> </w:delText>
        </w:r>
        <w:r w:rsidRPr="007A591E" w:rsidDel="00992E0A">
          <w:rPr>
            <w:rFonts w:cs="Tahoma"/>
            <w:b/>
            <w:bCs/>
            <w:lang w:eastAsia="el-GR"/>
          </w:rPr>
          <w:delText>Thing</w:delText>
        </w:r>
        <w:r w:rsidRPr="007A591E" w:rsidDel="00992E0A">
          <w:rPr>
            <w:rFonts w:cs="Tahoma"/>
            <w:b/>
            <w:bCs/>
            <w:lang w:val="en-US" w:eastAsia="el-GR"/>
            <w:rPrChange w:author="Tsoumaka Erasmia" w:date="2023-07-26T11:23:00Z" w:id="477">
              <w:rPr>
                <w:rFonts w:cs="Tahoma"/>
                <w:lang w:eastAsia="el-GR"/>
              </w:rPr>
            </w:rPrChange>
          </w:rPr>
          <w:delText xml:space="preserve"> (</w:delText>
        </w:r>
        <w:r w:rsidRPr="007A591E" w:rsidDel="00992E0A">
          <w:rPr>
            <w:rFonts w:cs="Tahoma"/>
            <w:b/>
            <w:bCs/>
            <w:lang w:eastAsia="el-GR"/>
          </w:rPr>
          <w:delText>IoT</w:delText>
        </w:r>
        <w:r w:rsidRPr="007A591E" w:rsidDel="00992E0A">
          <w:rPr>
            <w:rFonts w:cs="Tahoma"/>
            <w:b/>
            <w:bCs/>
            <w:lang w:val="en-US" w:eastAsia="el-GR"/>
            <w:rPrChange w:author="Tsoumaka Erasmia" w:date="2023-07-26T11:23:00Z" w:id="478">
              <w:rPr>
                <w:rFonts w:cs="Tahoma"/>
                <w:lang w:eastAsia="el-GR"/>
              </w:rPr>
            </w:rPrChange>
          </w:rPr>
          <w:delText>)/</w:delText>
        </w:r>
        <w:r w:rsidRPr="007A591E" w:rsidDel="00992E0A">
          <w:rPr>
            <w:rFonts w:cs="Tahoma"/>
            <w:b/>
            <w:bCs/>
            <w:lang w:eastAsia="el-GR"/>
          </w:rPr>
          <w:delText>Internet</w:delText>
        </w:r>
        <w:r w:rsidRPr="007A591E" w:rsidDel="00992E0A">
          <w:rPr>
            <w:rFonts w:cs="Tahoma"/>
            <w:b/>
            <w:bCs/>
            <w:lang w:val="en-US" w:eastAsia="el-GR"/>
            <w:rPrChange w:author="Tsoumaka Erasmia" w:date="2023-07-26T11:23:00Z" w:id="479">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480">
              <w:rPr>
                <w:rFonts w:cs="Tahoma"/>
                <w:lang w:eastAsia="el-GR"/>
              </w:rPr>
            </w:rPrChange>
          </w:rPr>
          <w:delText xml:space="preserve"> </w:delText>
        </w:r>
        <w:r w:rsidRPr="007A591E" w:rsidDel="00992E0A">
          <w:rPr>
            <w:rFonts w:cs="Tahoma"/>
            <w:b/>
            <w:bCs/>
            <w:lang w:eastAsia="el-GR"/>
          </w:rPr>
          <w:delText>Everything</w:delText>
        </w:r>
        <w:r w:rsidRPr="007A591E" w:rsidDel="00992E0A">
          <w:rPr>
            <w:rFonts w:cs="Tahoma"/>
            <w:b/>
            <w:bCs/>
            <w:lang w:val="en-US" w:eastAsia="el-GR"/>
            <w:rPrChange w:author="Tsoumaka Erasmia" w:date="2023-07-26T11:23:00Z" w:id="481">
              <w:rPr>
                <w:rFonts w:cs="Tahoma"/>
                <w:lang w:eastAsia="el-GR"/>
              </w:rPr>
            </w:rPrChange>
          </w:rPr>
          <w:delText xml:space="preserve"> (</w:delText>
        </w:r>
        <w:r w:rsidRPr="007A591E" w:rsidDel="00992E0A">
          <w:rPr>
            <w:rFonts w:cs="Tahoma"/>
            <w:b/>
            <w:bCs/>
            <w:lang w:eastAsia="el-GR"/>
          </w:rPr>
          <w:delText>IoE</w:delText>
        </w:r>
        <w:r w:rsidRPr="007A591E" w:rsidDel="00992E0A">
          <w:rPr>
            <w:rFonts w:cs="Tahoma"/>
            <w:b/>
            <w:bCs/>
            <w:lang w:val="en-US" w:eastAsia="el-GR"/>
            <w:rPrChange w:author="Tsoumaka Erasmia" w:date="2023-07-26T11:23:00Z" w:id="482">
              <w:rPr>
                <w:rFonts w:cs="Tahoma"/>
                <w:lang w:eastAsia="el-GR"/>
              </w:rPr>
            </w:rPrChange>
          </w:rPr>
          <w:delText xml:space="preserve">) </w:delText>
        </w:r>
        <w:r w:rsidRPr="007A591E" w:rsidDel="00992E0A">
          <w:rPr>
            <w:rFonts w:cs="Tahoma"/>
            <w:b/>
            <w:bCs/>
            <w:lang w:eastAsia="el-GR"/>
          </w:rPr>
          <w:delText>technologies</w:delText>
        </w:r>
        <w:r w:rsidRPr="007A591E" w:rsidDel="00992E0A">
          <w:rPr>
            <w:rFonts w:cs="Tahoma"/>
            <w:b/>
            <w:bCs/>
            <w:lang w:val="en-US" w:eastAsia="el-GR"/>
            <w:rPrChange w:author="Tsoumaka Erasmia" w:date="2023-07-26T11:23:00Z" w:id="483">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484">
              <w:rPr>
                <w:rFonts w:cs="Tahoma"/>
                <w:lang w:eastAsia="el-GR"/>
              </w:rPr>
            </w:rPrChange>
          </w:rPr>
          <w:delText xml:space="preserve"> </w:delText>
        </w:r>
        <w:r w:rsidRPr="007A591E" w:rsidDel="00992E0A">
          <w:rPr>
            <w:rFonts w:cs="Tahoma"/>
            <w:b/>
            <w:bCs/>
            <w:lang w:eastAsia="el-GR"/>
          </w:rPr>
          <w:delText>Big</w:delText>
        </w:r>
        <w:r w:rsidRPr="007A591E" w:rsidDel="00992E0A">
          <w:rPr>
            <w:rFonts w:cs="Tahoma"/>
            <w:b/>
            <w:bCs/>
            <w:lang w:val="en-US" w:eastAsia="el-GR"/>
            <w:rPrChange w:author="Tsoumaka Erasmia" w:date="2023-07-26T11:23:00Z" w:id="485">
              <w:rPr>
                <w:rFonts w:cs="Tahoma"/>
                <w:lang w:eastAsia="el-GR"/>
              </w:rPr>
            </w:rPrChange>
          </w:rPr>
          <w:delText xml:space="preserve"> </w:delText>
        </w:r>
        <w:r w:rsidRPr="007A591E" w:rsidDel="00992E0A">
          <w:rPr>
            <w:rFonts w:cs="Tahoma"/>
            <w:b/>
            <w:bCs/>
            <w:lang w:eastAsia="el-GR"/>
          </w:rPr>
          <w:delText>Data</w:delText>
        </w:r>
        <w:r w:rsidRPr="007A591E" w:rsidDel="00992E0A">
          <w:rPr>
            <w:rFonts w:cs="Tahoma"/>
            <w:b/>
            <w:bCs/>
            <w:lang w:val="en-US" w:eastAsia="el-GR"/>
            <w:rPrChange w:author="Tsoumaka Erasmia" w:date="2023-07-26T11:23:00Z" w:id="486">
              <w:rPr>
                <w:rFonts w:cs="Tahoma"/>
                <w:lang w:eastAsia="el-GR"/>
              </w:rPr>
            </w:rPrChange>
          </w:rPr>
          <w:delText xml:space="preserve"> </w:delText>
        </w:r>
        <w:r w:rsidRPr="007A591E" w:rsidDel="00992E0A">
          <w:rPr>
            <w:rFonts w:cs="Tahoma"/>
            <w:b/>
            <w:bCs/>
            <w:lang w:eastAsia="el-GR"/>
          </w:rPr>
          <w:delText>analytics</w:delText>
        </w:r>
        <w:r w:rsidRPr="007A591E" w:rsidDel="00992E0A">
          <w:rPr>
            <w:rFonts w:cs="Tahoma"/>
            <w:b/>
            <w:bCs/>
            <w:lang w:val="en-US" w:eastAsia="el-GR"/>
            <w:rPrChange w:author="Tsoumaka Erasmia" w:date="2023-07-26T11:23:00Z" w:id="487">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488">
              <w:rPr>
                <w:rFonts w:cs="Tahoma"/>
                <w:lang w:eastAsia="el-GR"/>
              </w:rPr>
            </w:rPrChange>
          </w:rPr>
          <w:delText xml:space="preserve"> </w:delText>
        </w:r>
        <w:r w:rsidRPr="007A591E" w:rsidDel="00992E0A">
          <w:rPr>
            <w:rFonts w:cs="Tahoma"/>
            <w:b/>
            <w:bCs/>
            <w:lang w:eastAsia="el-GR"/>
          </w:rPr>
          <w:delText>methodology</w:delText>
        </w:r>
        <w:r w:rsidRPr="007A591E" w:rsidDel="00992E0A">
          <w:rPr>
            <w:rFonts w:cs="Tahoma"/>
            <w:b/>
            <w:bCs/>
            <w:lang w:val="en-US" w:eastAsia="el-GR"/>
            <w:rPrChange w:author="Tsoumaka Erasmia" w:date="2023-07-26T11:23:00Z" w:id="489">
              <w:rPr>
                <w:rFonts w:cs="Tahoma"/>
                <w:lang w:eastAsia="el-GR"/>
              </w:rPr>
            </w:rPrChange>
          </w:rPr>
          <w:delText xml:space="preserve"> </w:delText>
        </w:r>
        <w:r w:rsidRPr="007A591E" w:rsidDel="00992E0A">
          <w:rPr>
            <w:rFonts w:cs="Tahoma"/>
            <w:b/>
            <w:bCs/>
            <w:lang w:eastAsia="el-GR"/>
          </w:rPr>
          <w:delText>has</w:delText>
        </w:r>
        <w:r w:rsidRPr="007A591E" w:rsidDel="00992E0A">
          <w:rPr>
            <w:rFonts w:cs="Tahoma"/>
            <w:b/>
            <w:bCs/>
            <w:lang w:val="en-US" w:eastAsia="el-GR"/>
            <w:rPrChange w:author="Tsoumaka Erasmia" w:date="2023-07-26T11:23:00Z" w:id="490">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491">
              <w:rPr>
                <w:rFonts w:cs="Tahoma"/>
                <w:lang w:eastAsia="el-GR"/>
              </w:rPr>
            </w:rPrChange>
          </w:rPr>
          <w:delText xml:space="preserve"> </w:delText>
        </w:r>
        <w:r w:rsidRPr="007A591E" w:rsidDel="00992E0A">
          <w:rPr>
            <w:rFonts w:cs="Tahoma"/>
            <w:b/>
            <w:bCs/>
            <w:lang w:eastAsia="el-GR"/>
          </w:rPr>
          <w:delText>be</w:delText>
        </w:r>
        <w:r w:rsidRPr="007A591E" w:rsidDel="00992E0A">
          <w:rPr>
            <w:rFonts w:cs="Tahoma"/>
            <w:b/>
            <w:bCs/>
            <w:lang w:val="en-US" w:eastAsia="el-GR"/>
            <w:rPrChange w:author="Tsoumaka Erasmia" w:date="2023-07-26T11:23:00Z" w:id="492">
              <w:rPr>
                <w:rFonts w:cs="Tahoma"/>
                <w:lang w:eastAsia="el-GR"/>
              </w:rPr>
            </w:rPrChange>
          </w:rPr>
          <w:delText xml:space="preserve"> </w:delText>
        </w:r>
        <w:r w:rsidRPr="007A591E" w:rsidDel="00992E0A">
          <w:rPr>
            <w:rFonts w:cs="Tahoma"/>
            <w:b/>
            <w:bCs/>
            <w:lang w:eastAsia="el-GR"/>
          </w:rPr>
          <w:delText>been</w:delText>
        </w:r>
        <w:r w:rsidRPr="007A591E" w:rsidDel="00992E0A">
          <w:rPr>
            <w:rFonts w:cs="Tahoma"/>
            <w:b/>
            <w:bCs/>
            <w:lang w:val="en-US" w:eastAsia="el-GR"/>
            <w:rPrChange w:author="Tsoumaka Erasmia" w:date="2023-07-26T11:23:00Z" w:id="493">
              <w:rPr>
                <w:rFonts w:cs="Tahoma"/>
                <w:lang w:eastAsia="el-GR"/>
              </w:rPr>
            </w:rPrChange>
          </w:rPr>
          <w:delText xml:space="preserve"> </w:delText>
        </w:r>
        <w:r w:rsidRPr="007A591E" w:rsidDel="00992E0A">
          <w:rPr>
            <w:rFonts w:cs="Tahoma"/>
            <w:b/>
            <w:bCs/>
            <w:lang w:eastAsia="el-GR"/>
          </w:rPr>
          <w:delText>capable</w:delText>
        </w:r>
        <w:r w:rsidRPr="007A591E" w:rsidDel="00992E0A">
          <w:rPr>
            <w:rFonts w:cs="Tahoma"/>
            <w:b/>
            <w:bCs/>
            <w:lang w:val="en-US" w:eastAsia="el-GR"/>
            <w:rPrChange w:author="Tsoumaka Erasmia" w:date="2023-07-26T11:23:00Z" w:id="494">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495">
              <w:rPr>
                <w:rFonts w:cs="Tahoma"/>
                <w:lang w:eastAsia="el-GR"/>
              </w:rPr>
            </w:rPrChange>
          </w:rPr>
          <w:delText xml:space="preserve"> </w:delText>
        </w:r>
        <w:r w:rsidRPr="007A591E" w:rsidDel="00992E0A">
          <w:rPr>
            <w:rFonts w:cs="Tahoma"/>
            <w:b/>
            <w:bCs/>
            <w:lang w:eastAsia="el-GR"/>
          </w:rPr>
          <w:delText>involve</w:delText>
        </w:r>
        <w:r w:rsidRPr="007A591E" w:rsidDel="00992E0A">
          <w:rPr>
            <w:rFonts w:cs="Tahoma"/>
            <w:b/>
            <w:bCs/>
            <w:lang w:val="en-US" w:eastAsia="el-GR"/>
            <w:rPrChange w:author="Tsoumaka Erasmia" w:date="2023-07-26T11:23:00Z" w:id="496">
              <w:rPr>
                <w:rFonts w:cs="Tahoma"/>
                <w:lang w:eastAsia="el-GR"/>
              </w:rPr>
            </w:rPrChange>
          </w:rPr>
          <w:delText xml:space="preserve"> </w:delText>
        </w:r>
        <w:r w:rsidRPr="007A591E" w:rsidDel="00992E0A">
          <w:rPr>
            <w:rFonts w:cs="Tahoma"/>
            <w:b/>
            <w:bCs/>
            <w:lang w:eastAsia="el-GR"/>
          </w:rPr>
          <w:delText>different</w:delText>
        </w:r>
        <w:r w:rsidRPr="007A591E" w:rsidDel="00992E0A">
          <w:rPr>
            <w:rFonts w:cs="Tahoma"/>
            <w:b/>
            <w:bCs/>
            <w:lang w:val="en-US" w:eastAsia="el-GR"/>
            <w:rPrChange w:author="Tsoumaka Erasmia" w:date="2023-07-26T11:23:00Z" w:id="497">
              <w:rPr>
                <w:rFonts w:cs="Tahoma"/>
                <w:lang w:eastAsia="el-GR"/>
              </w:rPr>
            </w:rPrChange>
          </w:rPr>
          <w:delText xml:space="preserve"> </w:delText>
        </w:r>
        <w:r w:rsidRPr="007A591E" w:rsidDel="00992E0A">
          <w:rPr>
            <w:rFonts w:cs="Tahoma"/>
            <w:b/>
            <w:bCs/>
            <w:lang w:eastAsia="el-GR"/>
          </w:rPr>
          <w:delText>kind</w:delText>
        </w:r>
        <w:r w:rsidRPr="007A591E" w:rsidDel="00992E0A">
          <w:rPr>
            <w:rFonts w:cs="Tahoma"/>
            <w:b/>
            <w:bCs/>
            <w:lang w:val="en-US" w:eastAsia="el-GR"/>
            <w:rPrChange w:author="Tsoumaka Erasmia" w:date="2023-07-26T11:23:00Z" w:id="498">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499">
              <w:rPr>
                <w:rFonts w:cs="Tahoma"/>
                <w:lang w:eastAsia="el-GR"/>
              </w:rPr>
            </w:rPrChange>
          </w:rPr>
          <w:delText xml:space="preserve"> </w:delText>
        </w:r>
        <w:r w:rsidRPr="007A591E" w:rsidDel="00992E0A">
          <w:rPr>
            <w:rFonts w:cs="Tahoma"/>
            <w:b/>
            <w:bCs/>
            <w:lang w:eastAsia="el-GR"/>
          </w:rPr>
          <w:delText>Organizations</w:delText>
        </w:r>
        <w:r w:rsidRPr="007A591E" w:rsidDel="00992E0A">
          <w:rPr>
            <w:rFonts w:cs="Tahoma"/>
            <w:b/>
            <w:bCs/>
            <w:lang w:val="en-US" w:eastAsia="el-GR"/>
            <w:rPrChange w:author="Tsoumaka Erasmia" w:date="2023-07-26T11:23:00Z" w:id="500">
              <w:rPr>
                <w:rFonts w:cs="Tahoma"/>
                <w:lang w:eastAsia="el-GR"/>
              </w:rPr>
            </w:rPrChange>
          </w:rPr>
          <w:delText xml:space="preserve"> (</w:delText>
        </w:r>
        <w:r w:rsidRPr="007A591E" w:rsidDel="00992E0A">
          <w:rPr>
            <w:rFonts w:cs="Tahoma"/>
            <w:b/>
            <w:bCs/>
            <w:lang w:eastAsia="el-GR"/>
          </w:rPr>
          <w:delText>Universities</w:delText>
        </w:r>
        <w:r w:rsidRPr="007A591E" w:rsidDel="00992E0A">
          <w:rPr>
            <w:rFonts w:cs="Tahoma"/>
            <w:b/>
            <w:bCs/>
            <w:lang w:val="en-US" w:eastAsia="el-GR"/>
            <w:rPrChange w:author="Tsoumaka Erasmia" w:date="2023-07-26T11:23:00Z" w:id="501">
              <w:rPr>
                <w:rFonts w:cs="Tahoma"/>
                <w:lang w:eastAsia="el-GR"/>
              </w:rPr>
            </w:rPrChange>
          </w:rPr>
          <w:delText xml:space="preserve">, </w:delText>
        </w:r>
        <w:r w:rsidRPr="007A591E" w:rsidDel="00992E0A">
          <w:rPr>
            <w:rFonts w:cs="Tahoma"/>
            <w:b/>
            <w:bCs/>
            <w:lang w:eastAsia="el-GR"/>
          </w:rPr>
          <w:delText>SME</w:delText>
        </w:r>
        <w:r w:rsidRPr="007A591E" w:rsidDel="00992E0A">
          <w:rPr>
            <w:rFonts w:cs="Tahoma"/>
            <w:b/>
            <w:bCs/>
            <w:lang w:val="en-US" w:eastAsia="el-GR"/>
            <w:rPrChange w:author="Tsoumaka Erasmia" w:date="2023-07-26T11:23:00Z" w:id="502">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03">
              <w:rPr>
                <w:rFonts w:cs="Tahoma"/>
                <w:lang w:eastAsia="el-GR"/>
              </w:rPr>
            </w:rPrChange>
          </w:rPr>
          <w:delText xml:space="preserve"> </w:delText>
        </w:r>
        <w:r w:rsidRPr="007A591E" w:rsidDel="00992E0A">
          <w:rPr>
            <w:rFonts w:cs="Tahoma"/>
            <w:b/>
            <w:bCs/>
            <w:lang w:eastAsia="el-GR"/>
          </w:rPr>
          <w:delText>Large</w:delText>
        </w:r>
        <w:r w:rsidRPr="007A591E" w:rsidDel="00992E0A">
          <w:rPr>
            <w:rFonts w:cs="Tahoma"/>
            <w:b/>
            <w:bCs/>
            <w:lang w:val="en-US" w:eastAsia="el-GR"/>
            <w:rPrChange w:author="Tsoumaka Erasmia" w:date="2023-07-26T11:23:00Z" w:id="504">
              <w:rPr>
                <w:rFonts w:cs="Tahoma"/>
                <w:lang w:eastAsia="el-GR"/>
              </w:rPr>
            </w:rPrChange>
          </w:rPr>
          <w:delText xml:space="preserve"> </w:delText>
        </w:r>
        <w:r w:rsidRPr="007A591E" w:rsidDel="00992E0A">
          <w:rPr>
            <w:rFonts w:cs="Tahoma"/>
            <w:b/>
            <w:bCs/>
            <w:lang w:eastAsia="el-GR"/>
          </w:rPr>
          <w:delText>Industries</w:delText>
        </w:r>
        <w:r w:rsidRPr="007A591E" w:rsidDel="00992E0A">
          <w:rPr>
            <w:rFonts w:cs="Tahoma"/>
            <w:b/>
            <w:bCs/>
            <w:lang w:val="en-US" w:eastAsia="el-GR"/>
            <w:rPrChange w:author="Tsoumaka Erasmia" w:date="2023-07-26T11:23:00Z" w:id="505">
              <w:rPr>
                <w:rFonts w:cs="Tahoma"/>
                <w:lang w:eastAsia="el-GR"/>
              </w:rPr>
            </w:rPrChange>
          </w:rPr>
          <w:delText xml:space="preserve">, </w:delText>
        </w:r>
        <w:r w:rsidRPr="007A591E" w:rsidDel="00992E0A">
          <w:rPr>
            <w:rFonts w:cs="Tahoma"/>
            <w:b/>
            <w:bCs/>
            <w:lang w:eastAsia="el-GR"/>
          </w:rPr>
          <w:delText>Public</w:delText>
        </w:r>
        <w:r w:rsidRPr="007A591E" w:rsidDel="00992E0A">
          <w:rPr>
            <w:rFonts w:cs="Tahoma"/>
            <w:b/>
            <w:bCs/>
            <w:lang w:val="en-US" w:eastAsia="el-GR"/>
            <w:rPrChange w:author="Tsoumaka Erasmia" w:date="2023-07-26T11:23:00Z" w:id="506">
              <w:rPr>
                <w:rFonts w:cs="Tahoma"/>
                <w:lang w:eastAsia="el-GR"/>
              </w:rPr>
            </w:rPrChange>
          </w:rPr>
          <w:delText xml:space="preserve"> </w:delText>
        </w:r>
        <w:r w:rsidRPr="007A591E" w:rsidDel="00992E0A">
          <w:rPr>
            <w:rFonts w:cs="Tahoma"/>
            <w:b/>
            <w:bCs/>
            <w:lang w:eastAsia="el-GR"/>
          </w:rPr>
          <w:delText>Administrations</w:delText>
        </w:r>
        <w:r w:rsidRPr="007A591E" w:rsidDel="00992E0A">
          <w:rPr>
            <w:rFonts w:cs="Tahoma"/>
            <w:b/>
            <w:bCs/>
            <w:lang w:val="en-US" w:eastAsia="el-GR"/>
            <w:rPrChange w:author="Tsoumaka Erasmia" w:date="2023-07-26T11:23:00Z" w:id="507">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08">
              <w:rPr>
                <w:rFonts w:cs="Tahoma"/>
                <w:lang w:eastAsia="el-GR"/>
              </w:rPr>
            </w:rPrChange>
          </w:rPr>
          <w:delText xml:space="preserve"> </w:delText>
        </w:r>
        <w:r w:rsidRPr="007A591E" w:rsidDel="00992E0A">
          <w:rPr>
            <w:rFonts w:cs="Tahoma"/>
            <w:b/>
            <w:bCs/>
            <w:lang w:eastAsia="el-GR"/>
          </w:rPr>
          <w:delText>users</w:delText>
        </w:r>
        <w:r w:rsidRPr="007A591E" w:rsidDel="00992E0A">
          <w:rPr>
            <w:rFonts w:cs="Tahoma"/>
            <w:b/>
            <w:bCs/>
            <w:lang w:val="en-US" w:eastAsia="el-GR"/>
            <w:rPrChange w:author="Tsoumaka Erasmia" w:date="2023-07-26T11:23:00Z" w:id="509">
              <w:rPr>
                <w:rFonts w:cs="Tahoma"/>
                <w:lang w:eastAsia="el-GR"/>
              </w:rPr>
            </w:rPrChange>
          </w:rPr>
          <w:delText xml:space="preserve"> (</w:delText>
        </w:r>
        <w:r w:rsidRPr="007A591E" w:rsidDel="00992E0A">
          <w:rPr>
            <w:rFonts w:cs="Tahoma"/>
            <w:b/>
            <w:bCs/>
            <w:lang w:eastAsia="el-GR"/>
          </w:rPr>
          <w:delText>City</w:delText>
        </w:r>
        <w:r w:rsidRPr="007A591E" w:rsidDel="00992E0A">
          <w:rPr>
            <w:rFonts w:cs="Tahoma"/>
            <w:b/>
            <w:bCs/>
            <w:lang w:val="en-US" w:eastAsia="el-GR"/>
            <w:rPrChange w:author="Tsoumaka Erasmia" w:date="2023-07-26T11:23:00Z" w:id="510">
              <w:rPr>
                <w:rFonts w:cs="Tahoma"/>
                <w:lang w:eastAsia="el-GR"/>
              </w:rPr>
            </w:rPrChange>
          </w:rPr>
          <w:delText xml:space="preserve"> </w:delText>
        </w:r>
        <w:r w:rsidRPr="007A591E" w:rsidDel="00992E0A">
          <w:rPr>
            <w:rFonts w:cs="Tahoma"/>
            <w:b/>
            <w:bCs/>
            <w:lang w:eastAsia="el-GR"/>
          </w:rPr>
          <w:delText>Operators</w:delText>
        </w:r>
        <w:r w:rsidRPr="007A591E" w:rsidDel="00992E0A">
          <w:rPr>
            <w:rFonts w:cs="Tahoma"/>
            <w:b/>
            <w:bCs/>
            <w:lang w:val="en-US" w:eastAsia="el-GR"/>
            <w:rPrChange w:author="Tsoumaka Erasmia" w:date="2023-07-26T11:23:00Z" w:id="511">
              <w:rPr>
                <w:rFonts w:cs="Tahoma"/>
                <w:lang w:eastAsia="el-GR"/>
              </w:rPr>
            </w:rPrChange>
          </w:rPr>
          <w:delText xml:space="preserve">, </w:delText>
        </w:r>
        <w:r w:rsidRPr="007A591E" w:rsidDel="00992E0A">
          <w:rPr>
            <w:rFonts w:cs="Tahoma"/>
            <w:b/>
            <w:bCs/>
            <w:lang w:eastAsia="el-GR"/>
          </w:rPr>
          <w:delText>Resource</w:delText>
        </w:r>
        <w:r w:rsidRPr="007A591E" w:rsidDel="00992E0A">
          <w:rPr>
            <w:rFonts w:cs="Tahoma"/>
            <w:b/>
            <w:bCs/>
            <w:lang w:val="en-US" w:eastAsia="el-GR"/>
            <w:rPrChange w:author="Tsoumaka Erasmia" w:date="2023-07-26T11:23:00Z" w:id="512">
              <w:rPr>
                <w:rFonts w:cs="Tahoma"/>
                <w:lang w:eastAsia="el-GR"/>
              </w:rPr>
            </w:rPrChange>
          </w:rPr>
          <w:delText xml:space="preserve"> </w:delText>
        </w:r>
        <w:r w:rsidRPr="007A591E" w:rsidDel="00992E0A">
          <w:rPr>
            <w:rFonts w:cs="Tahoma"/>
            <w:b/>
            <w:bCs/>
            <w:lang w:eastAsia="el-GR"/>
          </w:rPr>
          <w:delText>Operators</w:delText>
        </w:r>
        <w:r w:rsidRPr="007A591E" w:rsidDel="00992E0A">
          <w:rPr>
            <w:rFonts w:cs="Tahoma"/>
            <w:b/>
            <w:bCs/>
            <w:lang w:val="en-US" w:eastAsia="el-GR"/>
            <w:rPrChange w:author="Tsoumaka Erasmia" w:date="2023-07-26T11:23:00Z" w:id="513">
              <w:rPr>
                <w:rFonts w:cs="Tahoma"/>
                <w:lang w:eastAsia="el-GR"/>
              </w:rPr>
            </w:rPrChange>
          </w:rPr>
          <w:delText xml:space="preserve">, </w:delText>
        </w:r>
        <w:r w:rsidRPr="007A591E" w:rsidDel="00992E0A">
          <w:rPr>
            <w:rFonts w:cs="Tahoma"/>
            <w:b/>
            <w:bCs/>
            <w:lang w:eastAsia="el-GR"/>
          </w:rPr>
          <w:delText>Technology</w:delText>
        </w:r>
        <w:r w:rsidRPr="007A591E" w:rsidDel="00992E0A">
          <w:rPr>
            <w:rFonts w:cs="Tahoma"/>
            <w:b/>
            <w:bCs/>
            <w:lang w:val="en-US" w:eastAsia="el-GR"/>
            <w:rPrChange w:author="Tsoumaka Erasmia" w:date="2023-07-26T11:23:00Z" w:id="514">
              <w:rPr>
                <w:rFonts w:cs="Tahoma"/>
                <w:lang w:eastAsia="el-GR"/>
              </w:rPr>
            </w:rPrChange>
          </w:rPr>
          <w:delText xml:space="preserve"> </w:delText>
        </w:r>
        <w:r w:rsidRPr="007A591E" w:rsidDel="00992E0A">
          <w:rPr>
            <w:rFonts w:cs="Tahoma"/>
            <w:b/>
            <w:bCs/>
            <w:lang w:eastAsia="el-GR"/>
          </w:rPr>
          <w:delText>providers</w:delText>
        </w:r>
        <w:r w:rsidRPr="007A591E" w:rsidDel="00992E0A">
          <w:rPr>
            <w:rFonts w:cs="Tahoma"/>
            <w:b/>
            <w:bCs/>
            <w:lang w:val="en-US" w:eastAsia="el-GR"/>
            <w:rPrChange w:author="Tsoumaka Erasmia" w:date="2023-07-26T11:23:00Z" w:id="515">
              <w:rPr>
                <w:rFonts w:cs="Tahoma"/>
                <w:lang w:eastAsia="el-GR"/>
              </w:rPr>
            </w:rPrChange>
          </w:rPr>
          <w:delText xml:space="preserve">, </w:delText>
        </w:r>
        <w:r w:rsidRPr="007A591E" w:rsidDel="00992E0A">
          <w:rPr>
            <w:rFonts w:cs="Tahoma"/>
            <w:b/>
            <w:bCs/>
            <w:lang w:eastAsia="el-GR"/>
          </w:rPr>
          <w:delText>Category</w:delText>
        </w:r>
        <w:r w:rsidRPr="007A591E" w:rsidDel="00992E0A">
          <w:rPr>
            <w:rFonts w:cs="Tahoma"/>
            <w:b/>
            <w:bCs/>
            <w:lang w:val="en-US" w:eastAsia="el-GR"/>
            <w:rPrChange w:author="Tsoumaka Erasmia" w:date="2023-07-26T11:23:00Z" w:id="516">
              <w:rPr>
                <w:rFonts w:cs="Tahoma"/>
                <w:lang w:eastAsia="el-GR"/>
              </w:rPr>
            </w:rPrChange>
          </w:rPr>
          <w:delText xml:space="preserve"> </w:delText>
        </w:r>
        <w:r w:rsidRPr="007A591E" w:rsidDel="00992E0A">
          <w:rPr>
            <w:rFonts w:cs="Tahoma"/>
            <w:b/>
            <w:bCs/>
            <w:lang w:eastAsia="el-GR"/>
          </w:rPr>
          <w:delText>Associations</w:delText>
        </w:r>
        <w:r w:rsidRPr="007A591E" w:rsidDel="00992E0A">
          <w:rPr>
            <w:rFonts w:cs="Tahoma"/>
            <w:b/>
            <w:bCs/>
            <w:lang w:val="en-US" w:eastAsia="el-GR"/>
            <w:rPrChange w:author="Tsoumaka Erasmia" w:date="2023-07-26T11:23:00Z" w:id="517">
              <w:rPr>
                <w:rFonts w:cs="Tahoma"/>
                <w:lang w:eastAsia="el-GR"/>
              </w:rPr>
            </w:rPrChange>
          </w:rPr>
          <w:delText xml:space="preserve">, </w:delText>
        </w:r>
        <w:r w:rsidRPr="007A591E" w:rsidDel="00992E0A">
          <w:rPr>
            <w:rFonts w:cs="Tahoma"/>
            <w:b/>
            <w:bCs/>
            <w:lang w:eastAsia="el-GR"/>
          </w:rPr>
          <w:delText>Corporations</w:delText>
        </w:r>
        <w:r w:rsidRPr="007A591E" w:rsidDel="00992E0A">
          <w:rPr>
            <w:rFonts w:cs="Tahoma"/>
            <w:b/>
            <w:bCs/>
            <w:lang w:val="en-US" w:eastAsia="el-GR"/>
            <w:rPrChange w:author="Tsoumaka Erasmia" w:date="2023-07-26T11:23:00Z" w:id="518">
              <w:rPr>
                <w:rFonts w:cs="Tahoma"/>
                <w:lang w:eastAsia="el-GR"/>
              </w:rPr>
            </w:rPrChange>
          </w:rPr>
          <w:delText xml:space="preserve">, </w:delText>
        </w:r>
        <w:r w:rsidRPr="007A591E" w:rsidDel="00992E0A">
          <w:rPr>
            <w:rFonts w:cs="Tahoma"/>
            <w:b/>
            <w:bCs/>
            <w:lang w:eastAsia="el-GR"/>
          </w:rPr>
          <w:delText>Research</w:delText>
        </w:r>
        <w:r w:rsidRPr="007A591E" w:rsidDel="00992E0A">
          <w:rPr>
            <w:rFonts w:cs="Tahoma"/>
            <w:b/>
            <w:bCs/>
            <w:lang w:val="en-US" w:eastAsia="el-GR"/>
            <w:rPrChange w:author="Tsoumaka Erasmia" w:date="2023-07-26T11:23:00Z" w:id="519">
              <w:rPr>
                <w:rFonts w:cs="Tahoma"/>
                <w:lang w:eastAsia="el-GR"/>
              </w:rPr>
            </w:rPrChange>
          </w:rPr>
          <w:delText xml:space="preserve"> </w:delText>
        </w:r>
        <w:r w:rsidRPr="007A591E" w:rsidDel="00992E0A">
          <w:rPr>
            <w:rFonts w:cs="Tahoma"/>
            <w:b/>
            <w:bCs/>
            <w:lang w:eastAsia="el-GR"/>
          </w:rPr>
          <w:delText>groups</w:delText>
        </w:r>
        <w:r w:rsidRPr="007A591E" w:rsidDel="00992E0A">
          <w:rPr>
            <w:rFonts w:cs="Tahoma"/>
            <w:b/>
            <w:bCs/>
            <w:lang w:val="en-US" w:eastAsia="el-GR"/>
            <w:rPrChange w:author="Tsoumaka Erasmia" w:date="2023-07-26T11:23:00Z" w:id="520">
              <w:rPr>
                <w:rFonts w:cs="Tahoma"/>
                <w:lang w:eastAsia="el-GR"/>
              </w:rPr>
            </w:rPrChange>
          </w:rPr>
          <w:delText xml:space="preserve">, </w:delText>
        </w:r>
        <w:r w:rsidRPr="007A591E" w:rsidDel="00992E0A">
          <w:rPr>
            <w:rFonts w:cs="Tahoma"/>
            <w:b/>
            <w:bCs/>
            <w:lang w:eastAsia="el-GR"/>
          </w:rPr>
          <w:delText>Start</w:delText>
        </w:r>
        <w:r w:rsidRPr="007A591E" w:rsidDel="00992E0A">
          <w:rPr>
            <w:rFonts w:cs="Tahoma"/>
            <w:b/>
            <w:bCs/>
            <w:lang w:val="en-US" w:eastAsia="el-GR"/>
            <w:rPrChange w:author="Tsoumaka Erasmia" w:date="2023-07-26T11:23:00Z" w:id="521">
              <w:rPr>
                <w:rFonts w:cs="Tahoma"/>
                <w:lang w:eastAsia="el-GR"/>
              </w:rPr>
            </w:rPrChange>
          </w:rPr>
          <w:delText>-</w:delText>
        </w:r>
        <w:r w:rsidRPr="007A591E" w:rsidDel="00992E0A">
          <w:rPr>
            <w:rFonts w:cs="Tahoma"/>
            <w:b/>
            <w:bCs/>
            <w:lang w:eastAsia="el-GR"/>
          </w:rPr>
          <w:delText>ups</w:delText>
        </w:r>
        <w:r w:rsidRPr="007A591E" w:rsidDel="00992E0A">
          <w:rPr>
            <w:rFonts w:cs="Tahoma"/>
            <w:b/>
            <w:bCs/>
            <w:lang w:val="en-US" w:eastAsia="el-GR"/>
            <w:rPrChange w:author="Tsoumaka Erasmia" w:date="2023-07-26T11:23:00Z" w:id="522">
              <w:rPr>
                <w:rFonts w:cs="Tahoma"/>
                <w:lang w:eastAsia="el-GR"/>
              </w:rPr>
            </w:rPrChange>
          </w:rPr>
          <w:delText xml:space="preserve">, </w:delText>
        </w:r>
        <w:r w:rsidRPr="007A591E" w:rsidDel="00992E0A">
          <w:rPr>
            <w:rFonts w:cs="Tahoma"/>
            <w:b/>
            <w:bCs/>
            <w:lang w:eastAsia="el-GR"/>
          </w:rPr>
          <w:delText>Early</w:delText>
        </w:r>
        <w:r w:rsidRPr="007A591E" w:rsidDel="00992E0A">
          <w:rPr>
            <w:rFonts w:cs="Tahoma"/>
            <w:b/>
            <w:bCs/>
            <w:lang w:val="en-US" w:eastAsia="el-GR"/>
            <w:rPrChange w:author="Tsoumaka Erasmia" w:date="2023-07-26T11:23:00Z" w:id="523">
              <w:rPr>
                <w:rFonts w:cs="Tahoma"/>
                <w:lang w:eastAsia="el-GR"/>
              </w:rPr>
            </w:rPrChange>
          </w:rPr>
          <w:delText xml:space="preserve"> </w:delText>
        </w:r>
        <w:r w:rsidRPr="007A591E" w:rsidDel="00992E0A">
          <w:rPr>
            <w:rFonts w:cs="Tahoma"/>
            <w:b/>
            <w:bCs/>
            <w:lang w:eastAsia="el-GR"/>
          </w:rPr>
          <w:delText>Adopters</w:delText>
        </w:r>
        <w:r w:rsidRPr="007A591E" w:rsidDel="00992E0A">
          <w:rPr>
            <w:rFonts w:cs="Tahoma"/>
            <w:b/>
            <w:bCs/>
            <w:lang w:val="en-US" w:eastAsia="el-GR"/>
            <w:rPrChange w:author="Tsoumaka Erasmia" w:date="2023-07-26T11:23:00Z" w:id="524">
              <w:rPr>
                <w:rFonts w:cs="Tahoma"/>
                <w:lang w:eastAsia="el-GR"/>
              </w:rPr>
            </w:rPrChange>
          </w:rPr>
          <w:delText xml:space="preserve">, </w:delText>
        </w:r>
        <w:r w:rsidRPr="007A591E" w:rsidDel="00992E0A">
          <w:rPr>
            <w:rFonts w:cs="Tahoma"/>
            <w:b/>
            <w:bCs/>
            <w:lang w:eastAsia="el-GR"/>
          </w:rPr>
          <w:delText>large</w:delText>
        </w:r>
        <w:r w:rsidRPr="007A591E" w:rsidDel="00992E0A">
          <w:rPr>
            <w:rFonts w:cs="Tahoma"/>
            <w:b/>
            <w:bCs/>
            <w:lang w:val="en-US" w:eastAsia="el-GR"/>
            <w:rPrChange w:author="Tsoumaka Erasmia" w:date="2023-07-26T11:23:00Z" w:id="525">
              <w:rPr>
                <w:rFonts w:cs="Tahoma"/>
                <w:lang w:eastAsia="el-GR"/>
              </w:rPr>
            </w:rPrChange>
          </w:rPr>
          <w:delText xml:space="preserve"> </w:delText>
        </w:r>
        <w:r w:rsidRPr="007A591E" w:rsidDel="00992E0A">
          <w:rPr>
            <w:rFonts w:cs="Tahoma"/>
            <w:b/>
            <w:bCs/>
            <w:lang w:eastAsia="el-GR"/>
          </w:rPr>
          <w:delText>industries</w:delText>
        </w:r>
        <w:r w:rsidRPr="007A591E" w:rsidDel="00992E0A">
          <w:rPr>
            <w:rFonts w:cs="Tahoma"/>
            <w:b/>
            <w:bCs/>
            <w:lang w:val="en-US" w:eastAsia="el-GR"/>
            <w:rPrChange w:author="Tsoumaka Erasmia" w:date="2023-07-26T11:23:00Z" w:id="526">
              <w:rPr>
                <w:rFonts w:cs="Tahoma"/>
                <w:lang w:eastAsia="el-GR"/>
              </w:rPr>
            </w:rPrChange>
          </w:rPr>
          <w:delText xml:space="preserve">, </w:delText>
        </w:r>
        <w:r w:rsidRPr="007A591E" w:rsidDel="00992E0A">
          <w:rPr>
            <w:rFonts w:cs="Tahoma"/>
            <w:b/>
            <w:bCs/>
            <w:lang w:eastAsia="el-GR"/>
          </w:rPr>
          <w:delText>advertisers</w:delText>
        </w:r>
        <w:r w:rsidRPr="007A591E" w:rsidDel="00992E0A">
          <w:rPr>
            <w:rFonts w:cs="Tahoma"/>
            <w:b/>
            <w:bCs/>
            <w:lang w:val="en-US" w:eastAsia="el-GR"/>
            <w:rPrChange w:author="Tsoumaka Erasmia" w:date="2023-07-26T11:23:00Z" w:id="527">
              <w:rPr>
                <w:rFonts w:cs="Tahoma"/>
                <w:lang w:eastAsia="el-GR"/>
              </w:rPr>
            </w:rPrChange>
          </w:rPr>
          <w:delText xml:space="preserve">, </w:delText>
        </w:r>
        <w:r w:rsidRPr="007A591E" w:rsidDel="00992E0A">
          <w:rPr>
            <w:rFonts w:cs="Tahoma"/>
            <w:b/>
            <w:bCs/>
            <w:lang w:eastAsia="el-GR"/>
          </w:rPr>
          <w:delText>City</w:delText>
        </w:r>
        <w:r w:rsidRPr="007A591E" w:rsidDel="00992E0A">
          <w:rPr>
            <w:rFonts w:cs="Tahoma"/>
            <w:b/>
            <w:bCs/>
            <w:lang w:val="en-US" w:eastAsia="el-GR"/>
            <w:rPrChange w:author="Tsoumaka Erasmia" w:date="2023-07-26T11:23:00Z" w:id="528">
              <w:rPr>
                <w:rFonts w:cs="Tahoma"/>
                <w:lang w:eastAsia="el-GR"/>
              </w:rPr>
            </w:rPrChange>
          </w:rPr>
          <w:delText xml:space="preserve"> </w:delText>
        </w:r>
        <w:r w:rsidRPr="007A591E" w:rsidDel="00992E0A">
          <w:rPr>
            <w:rFonts w:cs="Tahoma"/>
            <w:b/>
            <w:bCs/>
            <w:lang w:eastAsia="el-GR"/>
          </w:rPr>
          <w:delText>users</w:delText>
        </w:r>
        <w:r w:rsidRPr="007A591E" w:rsidDel="00992E0A">
          <w:rPr>
            <w:rFonts w:cs="Tahoma"/>
            <w:b/>
            <w:bCs/>
            <w:lang w:val="en-US" w:eastAsia="el-GR"/>
            <w:rPrChange w:author="Tsoumaka Erasmia" w:date="2023-07-26T11:23:00Z" w:id="529">
              <w:rPr>
                <w:rFonts w:cs="Tahoma"/>
                <w:lang w:eastAsia="el-GR"/>
              </w:rPr>
            </w:rPrChange>
          </w:rPr>
          <w:delText xml:space="preserve">, </w:delText>
        </w:r>
        <w:r w:rsidRPr="007A591E" w:rsidDel="00992E0A">
          <w:rPr>
            <w:rFonts w:cs="Tahoma"/>
            <w:b/>
            <w:bCs/>
            <w:lang w:eastAsia="el-GR"/>
          </w:rPr>
          <w:delText>Community</w:delText>
        </w:r>
        <w:r w:rsidRPr="007A591E" w:rsidDel="00992E0A">
          <w:rPr>
            <w:rFonts w:cs="Tahoma"/>
            <w:b/>
            <w:bCs/>
            <w:lang w:val="en-US" w:eastAsia="el-GR"/>
            <w:rPrChange w:author="Tsoumaka Erasmia" w:date="2023-07-26T11:23:00Z" w:id="530">
              <w:rPr>
                <w:rFonts w:cs="Tahoma"/>
                <w:lang w:eastAsia="el-GR"/>
              </w:rPr>
            </w:rPrChange>
          </w:rPr>
          <w:delText xml:space="preserve"> </w:delText>
        </w:r>
        <w:r w:rsidRPr="007A591E" w:rsidDel="00992E0A">
          <w:rPr>
            <w:rFonts w:cs="Tahoma"/>
            <w:b/>
            <w:bCs/>
            <w:lang w:eastAsia="el-GR"/>
          </w:rPr>
          <w:delText>builders</w:delText>
        </w:r>
        <w:r w:rsidRPr="007A591E" w:rsidDel="00992E0A">
          <w:rPr>
            <w:rFonts w:cs="Tahoma"/>
            <w:b/>
            <w:bCs/>
            <w:lang w:val="en-US" w:eastAsia="el-GR"/>
            <w:rPrChange w:author="Tsoumaka Erasmia" w:date="2023-07-26T11:23:00Z" w:id="531">
              <w:rPr>
                <w:rFonts w:cs="Tahoma"/>
                <w:lang w:eastAsia="el-GR"/>
              </w:rPr>
            </w:rPrChange>
          </w:rPr>
          <w:delText xml:space="preserve">, </w:delText>
        </w:r>
        <w:r w:rsidRPr="007A591E" w:rsidDel="00992E0A">
          <w:rPr>
            <w:rFonts w:cs="Tahoma"/>
            <w:b/>
            <w:bCs/>
            <w:lang w:eastAsia="el-GR"/>
          </w:rPr>
          <w:delText>etc</w:delText>
        </w:r>
        <w:r w:rsidRPr="007A591E" w:rsidDel="00992E0A">
          <w:rPr>
            <w:rFonts w:cs="Tahoma"/>
            <w:b/>
            <w:bCs/>
            <w:lang w:val="en-US" w:eastAsia="el-GR"/>
            <w:rPrChange w:author="Tsoumaka Erasmia" w:date="2023-07-26T11:23:00Z" w:id="532">
              <w:rPr>
                <w:rFonts w:cs="Tahoma"/>
                <w:lang w:eastAsia="el-GR"/>
              </w:rPr>
            </w:rPrChange>
          </w:rPr>
          <w:delText xml:space="preserve">.), </w:delText>
        </w:r>
        <w:r w:rsidRPr="007A591E" w:rsidDel="00992E0A">
          <w:rPr>
            <w:rFonts w:cs="Tahoma"/>
            <w:b/>
            <w:bCs/>
            <w:lang w:eastAsia="el-GR"/>
          </w:rPr>
          <w:delText>thus</w:delText>
        </w:r>
        <w:r w:rsidRPr="007A591E" w:rsidDel="00992E0A">
          <w:rPr>
            <w:rFonts w:cs="Tahoma"/>
            <w:b/>
            <w:bCs/>
            <w:lang w:val="en-US" w:eastAsia="el-GR"/>
            <w:rPrChange w:author="Tsoumaka Erasmia" w:date="2023-07-26T11:23:00Z" w:id="533">
              <w:rPr>
                <w:rFonts w:cs="Tahoma"/>
                <w:lang w:eastAsia="el-GR"/>
              </w:rPr>
            </w:rPrChange>
          </w:rPr>
          <w:delText xml:space="preserve"> </w:delText>
        </w:r>
        <w:r w:rsidRPr="007A591E" w:rsidDel="00992E0A">
          <w:rPr>
            <w:rFonts w:cs="Tahoma"/>
            <w:b/>
            <w:bCs/>
            <w:lang w:eastAsia="el-GR"/>
          </w:rPr>
          <w:delText>reflecting</w:delText>
        </w:r>
        <w:r w:rsidRPr="007A591E" w:rsidDel="00992E0A">
          <w:rPr>
            <w:rFonts w:cs="Tahoma"/>
            <w:b/>
            <w:bCs/>
            <w:lang w:val="en-US" w:eastAsia="el-GR"/>
            <w:rPrChange w:author="Tsoumaka Erasmia" w:date="2023-07-26T11:23:00Z" w:id="534">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535">
              <w:rPr>
                <w:rFonts w:cs="Tahoma"/>
                <w:lang w:eastAsia="el-GR"/>
              </w:rPr>
            </w:rPrChange>
          </w:rPr>
          <w:delText xml:space="preserve"> </w:delText>
        </w:r>
        <w:r w:rsidRPr="007A591E" w:rsidDel="00992E0A">
          <w:rPr>
            <w:rFonts w:cs="Tahoma"/>
            <w:b/>
            <w:bCs/>
            <w:lang w:eastAsia="el-GR"/>
          </w:rPr>
          <w:delText>features</w:delText>
        </w:r>
        <w:r w:rsidRPr="007A591E" w:rsidDel="00992E0A">
          <w:rPr>
            <w:rFonts w:cs="Tahoma"/>
            <w:b/>
            <w:bCs/>
            <w:lang w:val="en-US" w:eastAsia="el-GR"/>
            <w:rPrChange w:author="Tsoumaka Erasmia" w:date="2023-07-26T11:23:00Z" w:id="536">
              <w:rPr>
                <w:rFonts w:cs="Tahoma"/>
                <w:lang w:eastAsia="el-GR"/>
              </w:rPr>
            </w:rPrChange>
          </w:rPr>
          <w:delText xml:space="preserve">, </w:delText>
        </w:r>
        <w:r w:rsidRPr="007A591E" w:rsidDel="00992E0A">
          <w:rPr>
            <w:rFonts w:cs="Tahoma"/>
            <w:b/>
            <w:bCs/>
            <w:lang w:eastAsia="el-GR"/>
          </w:rPr>
          <w:delText>described</w:delText>
        </w:r>
        <w:r w:rsidRPr="007A591E" w:rsidDel="00992E0A">
          <w:rPr>
            <w:rFonts w:cs="Tahoma"/>
            <w:b/>
            <w:bCs/>
            <w:lang w:val="en-US" w:eastAsia="el-GR"/>
            <w:rPrChange w:author="Tsoumaka Erasmia" w:date="2023-07-26T11:23:00Z" w:id="537">
              <w:rPr>
                <w:rFonts w:cs="Tahoma"/>
                <w:lang w:eastAsia="el-GR"/>
              </w:rPr>
            </w:rPrChange>
          </w:rPr>
          <w:delText xml:space="preserve"> </w:delText>
        </w:r>
        <w:r w:rsidRPr="007A591E" w:rsidDel="00992E0A">
          <w:rPr>
            <w:rFonts w:cs="Tahoma"/>
            <w:b/>
            <w:bCs/>
            <w:lang w:eastAsia="el-GR"/>
          </w:rPr>
          <w:delText>in</w:delText>
        </w:r>
        <w:r w:rsidRPr="007A591E" w:rsidDel="00992E0A">
          <w:rPr>
            <w:rFonts w:cs="Tahoma"/>
            <w:b/>
            <w:bCs/>
            <w:lang w:val="en-US" w:eastAsia="el-GR"/>
            <w:rPrChange w:author="Tsoumaka Erasmia" w:date="2023-07-26T11:23:00Z" w:id="538">
              <w:rPr>
                <w:rFonts w:cs="Tahoma"/>
                <w:lang w:eastAsia="el-GR"/>
              </w:rPr>
            </w:rPrChange>
          </w:rPr>
          <w:delText xml:space="preserve"> </w:delText>
        </w:r>
        <w:r w:rsidRPr="007A591E" w:rsidDel="00992E0A">
          <w:rPr>
            <w:rFonts w:cs="Tahoma"/>
            <w:b/>
            <w:bCs/>
            <w:lang w:eastAsia="el-GR"/>
          </w:rPr>
          <w:delText>Quadruple</w:delText>
        </w:r>
        <w:r w:rsidRPr="007A591E" w:rsidDel="00992E0A">
          <w:rPr>
            <w:rFonts w:cs="Tahoma"/>
            <w:b/>
            <w:bCs/>
            <w:lang w:val="en-US" w:eastAsia="el-GR"/>
            <w:rPrChange w:author="Tsoumaka Erasmia" w:date="2023-07-26T11:23:00Z" w:id="539">
              <w:rPr>
                <w:rFonts w:cs="Tahoma"/>
                <w:lang w:eastAsia="el-GR"/>
              </w:rPr>
            </w:rPrChange>
          </w:rPr>
          <w:delText xml:space="preserve"> </w:delText>
        </w:r>
        <w:r w:rsidRPr="007A591E" w:rsidDel="00992E0A">
          <w:rPr>
            <w:rFonts w:cs="Tahoma"/>
            <w:b/>
            <w:bCs/>
            <w:lang w:eastAsia="el-GR"/>
          </w:rPr>
          <w:delText>Helix</w:delText>
        </w:r>
        <w:r w:rsidRPr="007A591E" w:rsidDel="00992E0A">
          <w:rPr>
            <w:rFonts w:cs="Tahoma"/>
            <w:b/>
            <w:bCs/>
            <w:lang w:val="en-US" w:eastAsia="el-GR"/>
            <w:rPrChange w:author="Tsoumaka Erasmia" w:date="2023-07-26T11:23:00Z" w:id="540">
              <w:rPr>
                <w:rFonts w:cs="Tahoma"/>
                <w:lang w:eastAsia="el-GR"/>
              </w:rPr>
            </w:rPrChange>
          </w:rPr>
          <w:delText xml:space="preserve"> </w:delText>
        </w:r>
        <w:r w:rsidRPr="007A591E" w:rsidDel="00992E0A">
          <w:rPr>
            <w:rFonts w:cs="Tahoma"/>
            <w:b/>
            <w:bCs/>
            <w:lang w:eastAsia="el-GR"/>
          </w:rPr>
          <w:delText>framework</w:delText>
        </w:r>
        <w:r w:rsidRPr="007A591E" w:rsidDel="00992E0A">
          <w:rPr>
            <w:rFonts w:cs="Tahoma"/>
            <w:b/>
            <w:bCs/>
            <w:lang w:val="en-US" w:eastAsia="el-GR"/>
            <w:rPrChange w:author="Tsoumaka Erasmia" w:date="2023-07-26T11:23:00Z" w:id="541">
              <w:rPr>
                <w:rFonts w:cs="Tahoma"/>
                <w:lang w:eastAsia="el-GR"/>
              </w:rPr>
            </w:rPrChange>
          </w:rPr>
          <w:delText xml:space="preserve"> (</w:delText>
        </w:r>
        <w:r w:rsidRPr="007A591E" w:rsidDel="00992E0A">
          <w:rPr>
            <w:rFonts w:cs="Tahoma"/>
            <w:b/>
            <w:bCs/>
            <w:lang w:eastAsia="el-GR"/>
          </w:rPr>
          <w:delText>QH</w:delText>
        </w:r>
        <w:r w:rsidRPr="007A591E" w:rsidDel="00992E0A">
          <w:rPr>
            <w:rFonts w:cs="Tahoma"/>
            <w:b/>
            <w:bCs/>
            <w:lang w:val="en-US" w:eastAsia="el-GR"/>
            <w:rPrChange w:author="Tsoumaka Erasmia" w:date="2023-07-26T11:23:00Z" w:id="542">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543">
              <w:rPr>
                <w:rFonts w:cs="Tahoma"/>
                <w:lang w:eastAsia="el-GR"/>
              </w:rPr>
            </w:rPrChange>
          </w:rPr>
          <w:delText xml:space="preserve"> </w:delText>
        </w:r>
        <w:r w:rsidRPr="007A591E" w:rsidDel="00992E0A">
          <w:rPr>
            <w:rFonts w:cs="Tahoma"/>
            <w:b/>
            <w:bCs/>
            <w:lang w:eastAsia="el-GR"/>
          </w:rPr>
          <w:delText>facilitate</w:delText>
        </w:r>
        <w:r w:rsidRPr="007A591E" w:rsidDel="00992E0A">
          <w:rPr>
            <w:rFonts w:cs="Tahoma"/>
            <w:b/>
            <w:bCs/>
            <w:lang w:val="en-US" w:eastAsia="el-GR"/>
            <w:rPrChange w:author="Tsoumaka Erasmia" w:date="2023-07-26T11:23:00Z" w:id="544">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545">
              <w:rPr>
                <w:rFonts w:cs="Tahoma"/>
                <w:lang w:eastAsia="el-GR"/>
              </w:rPr>
            </w:rPrChange>
          </w:rPr>
          <w:delText xml:space="preserve"> </w:delText>
        </w:r>
        <w:r w:rsidRPr="007A591E" w:rsidDel="00992E0A">
          <w:rPr>
            <w:rFonts w:cs="Tahoma"/>
            <w:b/>
            <w:bCs/>
            <w:lang w:eastAsia="el-GR"/>
          </w:rPr>
          <w:delText>collaborative</w:delText>
        </w:r>
        <w:r w:rsidRPr="007A591E" w:rsidDel="00992E0A">
          <w:rPr>
            <w:rFonts w:cs="Tahoma"/>
            <w:b/>
            <w:bCs/>
            <w:lang w:val="en-US" w:eastAsia="el-GR"/>
            <w:rPrChange w:author="Tsoumaka Erasmia" w:date="2023-07-26T11:23:00Z" w:id="546">
              <w:rPr>
                <w:rFonts w:cs="Tahoma"/>
                <w:lang w:eastAsia="el-GR"/>
              </w:rPr>
            </w:rPrChange>
          </w:rPr>
          <w:delText xml:space="preserve"> </w:delText>
        </w:r>
        <w:r w:rsidRPr="007A591E" w:rsidDel="00992E0A">
          <w:rPr>
            <w:rFonts w:cs="Tahoma"/>
            <w:b/>
            <w:bCs/>
            <w:lang w:eastAsia="el-GR"/>
          </w:rPr>
          <w:delText>approaches</w:delText>
        </w:r>
        <w:r w:rsidRPr="007A591E" w:rsidDel="00992E0A">
          <w:rPr>
            <w:rFonts w:cs="Tahoma"/>
            <w:b/>
            <w:bCs/>
            <w:lang w:val="en-US" w:eastAsia="el-GR"/>
            <w:rPrChange w:author="Tsoumaka Erasmia" w:date="2023-07-26T11:23:00Z" w:id="547">
              <w:rPr>
                <w:rFonts w:cs="Tahoma"/>
                <w:lang w:eastAsia="el-GR"/>
              </w:rPr>
            </w:rPrChange>
          </w:rPr>
          <w:delText xml:space="preserve"> </w:delText>
        </w:r>
        <w:r w:rsidRPr="007A591E" w:rsidDel="00992E0A">
          <w:rPr>
            <w:rFonts w:cs="Tahoma"/>
            <w:b/>
            <w:bCs/>
            <w:lang w:eastAsia="el-GR"/>
          </w:rPr>
          <w:delText>in</w:delText>
        </w:r>
        <w:r w:rsidRPr="007A591E" w:rsidDel="00992E0A">
          <w:rPr>
            <w:rFonts w:cs="Tahoma"/>
            <w:b/>
            <w:bCs/>
            <w:lang w:val="en-US" w:eastAsia="el-GR"/>
            <w:rPrChange w:author="Tsoumaka Erasmia" w:date="2023-07-26T11:23:00Z" w:id="548">
              <w:rPr>
                <w:rFonts w:cs="Tahoma"/>
                <w:lang w:eastAsia="el-GR"/>
              </w:rPr>
            </w:rPrChange>
          </w:rPr>
          <w:delText xml:space="preserve"> </w:delText>
        </w:r>
        <w:r w:rsidRPr="007A591E" w:rsidDel="00992E0A">
          <w:rPr>
            <w:rFonts w:cs="Tahoma"/>
            <w:b/>
            <w:bCs/>
            <w:lang w:eastAsia="el-GR"/>
          </w:rPr>
          <w:delText>a</w:delText>
        </w:r>
        <w:r w:rsidRPr="007A591E" w:rsidDel="00992E0A">
          <w:rPr>
            <w:rFonts w:cs="Tahoma"/>
            <w:b/>
            <w:bCs/>
            <w:lang w:val="en-US" w:eastAsia="el-GR"/>
            <w:rPrChange w:author="Tsoumaka Erasmia" w:date="2023-07-26T11:23:00Z" w:id="549">
              <w:rPr>
                <w:rFonts w:cs="Tahoma"/>
                <w:lang w:eastAsia="el-GR"/>
              </w:rPr>
            </w:rPrChange>
          </w:rPr>
          <w:delText xml:space="preserve"> </w:delText>
        </w:r>
        <w:r w:rsidRPr="007A591E" w:rsidDel="00992E0A">
          <w:rPr>
            <w:rFonts w:cs="Tahoma"/>
            <w:b/>
            <w:bCs/>
            <w:lang w:eastAsia="el-GR"/>
          </w:rPr>
          <w:delText>Smart</w:delText>
        </w:r>
        <w:r w:rsidRPr="007A591E" w:rsidDel="00992E0A">
          <w:rPr>
            <w:rFonts w:cs="Tahoma"/>
            <w:b/>
            <w:bCs/>
            <w:lang w:val="en-US" w:eastAsia="el-GR"/>
            <w:rPrChange w:author="Tsoumaka Erasmia" w:date="2023-07-26T11:23:00Z" w:id="550">
              <w:rPr>
                <w:rFonts w:cs="Tahoma"/>
                <w:lang w:eastAsia="el-GR"/>
              </w:rPr>
            </w:rPrChange>
          </w:rPr>
          <w:delText xml:space="preserve"> </w:delText>
        </w:r>
        <w:r w:rsidRPr="007A591E" w:rsidDel="00992E0A">
          <w:rPr>
            <w:rFonts w:cs="Tahoma"/>
            <w:b/>
            <w:bCs/>
            <w:lang w:eastAsia="el-GR"/>
          </w:rPr>
          <w:delText>City</w:delText>
        </w:r>
        <w:r w:rsidRPr="007A591E" w:rsidDel="00992E0A">
          <w:rPr>
            <w:rFonts w:cs="Tahoma"/>
            <w:b/>
            <w:bCs/>
            <w:lang w:val="en-US" w:eastAsia="el-GR"/>
            <w:rPrChange w:author="Tsoumaka Erasmia" w:date="2023-07-26T11:23:00Z" w:id="551">
              <w:rPr>
                <w:rFonts w:cs="Tahoma"/>
                <w:lang w:eastAsia="el-GR"/>
              </w:rPr>
            </w:rPrChange>
          </w:rPr>
          <w:delText xml:space="preserve"> (</w:delText>
        </w:r>
        <w:r w:rsidRPr="007A591E" w:rsidDel="00992E0A">
          <w:rPr>
            <w:rFonts w:cs="Tahoma"/>
            <w:b/>
            <w:bCs/>
            <w:lang w:eastAsia="el-GR"/>
          </w:rPr>
          <w:delText>see</w:delText>
        </w:r>
        <w:r w:rsidRPr="007A591E" w:rsidDel="00992E0A">
          <w:rPr>
            <w:rFonts w:cs="Tahoma"/>
            <w:b/>
            <w:bCs/>
            <w:lang w:val="en-US" w:eastAsia="el-GR"/>
            <w:rPrChange w:author="Tsoumaka Erasmia" w:date="2023-07-26T11:23:00Z" w:id="552">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553">
              <w:rPr>
                <w:rFonts w:cs="Tahoma"/>
                <w:lang w:eastAsia="el-GR"/>
              </w:rPr>
            </w:rPrChange>
          </w:rPr>
          <w:delText xml:space="preserve"> </w:delText>
        </w:r>
        <w:r w:rsidRPr="007A591E" w:rsidDel="00992E0A">
          <w:rPr>
            <w:rFonts w:cs="Tahoma"/>
            <w:b/>
            <w:bCs/>
            <w:lang w:eastAsia="el-GR"/>
          </w:rPr>
          <w:delText>next</w:delText>
        </w:r>
        <w:r w:rsidRPr="007A591E" w:rsidDel="00992E0A">
          <w:rPr>
            <w:rFonts w:cs="Tahoma"/>
            <w:b/>
            <w:bCs/>
            <w:lang w:val="en-US" w:eastAsia="el-GR"/>
            <w:rPrChange w:author="Tsoumaka Erasmia" w:date="2023-07-26T11:23:00Z" w:id="554">
              <w:rPr>
                <w:rFonts w:cs="Tahoma"/>
                <w:lang w:eastAsia="el-GR"/>
              </w:rPr>
            </w:rPrChange>
          </w:rPr>
          <w:delText xml:space="preserve"> </w:delText>
        </w:r>
        <w:r w:rsidRPr="007A591E" w:rsidDel="00992E0A">
          <w:rPr>
            <w:rFonts w:cs="Tahoma"/>
            <w:b/>
            <w:bCs/>
            <w:lang w:eastAsia="el-GR"/>
          </w:rPr>
          <w:delText>figure</w:delText>
        </w:r>
        <w:r w:rsidRPr="007A591E" w:rsidDel="00992E0A">
          <w:rPr>
            <w:rFonts w:cs="Tahoma"/>
            <w:b/>
            <w:bCs/>
            <w:lang w:val="en-US" w:eastAsia="el-GR"/>
            <w:rPrChange w:author="Tsoumaka Erasmia" w:date="2023-07-26T11:23:00Z" w:id="555">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556">
              <w:rPr>
                <w:rFonts w:cs="Tahoma"/>
                <w:lang w:eastAsia="el-GR"/>
              </w:rPr>
            </w:rPrChange>
          </w:rPr>
          <w:delText xml:space="preserve"> </w:delText>
        </w:r>
        <w:r w:rsidRPr="007A591E" w:rsidDel="00992E0A">
          <w:rPr>
            <w:rFonts w:cs="Tahoma"/>
            <w:b/>
            <w:bCs/>
            <w:lang w:eastAsia="el-GR"/>
          </w:rPr>
          <w:delText>aspects</w:delText>
        </w:r>
        <w:r w:rsidRPr="007A591E" w:rsidDel="00992E0A">
          <w:rPr>
            <w:rFonts w:cs="Tahoma"/>
            <w:b/>
            <w:bCs/>
            <w:lang w:val="en-US" w:eastAsia="el-GR"/>
            <w:rPrChange w:author="Tsoumaka Erasmia" w:date="2023-07-26T11:23:00Z" w:id="557">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558">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559">
              <w:rPr>
                <w:rFonts w:cs="Tahoma"/>
                <w:lang w:eastAsia="el-GR"/>
              </w:rPr>
            </w:rPrChange>
          </w:rPr>
          <w:delText xml:space="preserve"> </w:delText>
        </w:r>
        <w:r w:rsidRPr="007A591E" w:rsidDel="00992E0A">
          <w:rPr>
            <w:rFonts w:cs="Tahoma"/>
            <w:b/>
            <w:bCs/>
            <w:lang w:eastAsia="el-GR"/>
          </w:rPr>
          <w:delText>solution</w:delText>
        </w:r>
        <w:r w:rsidRPr="007A591E" w:rsidDel="00992E0A">
          <w:rPr>
            <w:rFonts w:cs="Tahoma"/>
            <w:b/>
            <w:bCs/>
            <w:lang w:val="en-US" w:eastAsia="el-GR"/>
            <w:rPrChange w:author="Tsoumaka Erasmia" w:date="2023-07-26T11:23:00Z" w:id="560">
              <w:rPr>
                <w:rFonts w:cs="Tahoma"/>
                <w:lang w:eastAsia="el-GR"/>
              </w:rPr>
            </w:rPrChange>
          </w:rPr>
          <w:delText xml:space="preserve"> </w:delText>
        </w:r>
        <w:r w:rsidRPr="007A591E" w:rsidDel="00992E0A">
          <w:rPr>
            <w:rFonts w:cs="Tahoma"/>
            <w:b/>
            <w:bCs/>
            <w:lang w:eastAsia="el-GR"/>
          </w:rPr>
          <w:delText>are</w:delText>
        </w:r>
        <w:r w:rsidRPr="007A591E" w:rsidDel="00992E0A">
          <w:rPr>
            <w:rFonts w:cs="Tahoma"/>
            <w:b/>
            <w:bCs/>
            <w:lang w:val="en-US" w:eastAsia="el-GR"/>
            <w:rPrChange w:author="Tsoumaka Erasmia" w:date="2023-07-26T11:23:00Z" w:id="561">
              <w:rPr>
                <w:rFonts w:cs="Tahoma"/>
                <w:lang w:eastAsia="el-GR"/>
              </w:rPr>
            </w:rPrChange>
          </w:rPr>
          <w:delText xml:space="preserve"> </w:delText>
        </w:r>
        <w:r w:rsidRPr="007A591E" w:rsidDel="00992E0A">
          <w:rPr>
            <w:rFonts w:cs="Tahoma"/>
            <w:b/>
            <w:bCs/>
            <w:lang w:eastAsia="el-GR"/>
          </w:rPr>
          <w:delText>related</w:delText>
        </w:r>
        <w:r w:rsidRPr="007A591E" w:rsidDel="00992E0A">
          <w:rPr>
            <w:rFonts w:cs="Tahoma"/>
            <w:b/>
            <w:bCs/>
            <w:lang w:val="en-US" w:eastAsia="el-GR"/>
            <w:rPrChange w:author="Tsoumaka Erasmia" w:date="2023-07-26T11:23:00Z" w:id="562">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563">
              <w:rPr>
                <w:rFonts w:cs="Tahoma"/>
                <w:lang w:eastAsia="el-GR"/>
              </w:rPr>
            </w:rPrChange>
          </w:rPr>
          <w:delText xml:space="preserve"> </w:delText>
        </w:r>
        <w:r w:rsidRPr="007A591E" w:rsidDel="00992E0A">
          <w:rPr>
            <w:rFonts w:cs="Tahoma"/>
            <w:b/>
            <w:bCs/>
            <w:lang w:eastAsia="el-GR"/>
          </w:rPr>
          <w:delText>entities</w:delText>
        </w:r>
        <w:r w:rsidRPr="007A591E" w:rsidDel="00992E0A">
          <w:rPr>
            <w:rFonts w:cs="Tahoma"/>
            <w:b/>
            <w:bCs/>
            <w:lang w:val="en-US" w:eastAsia="el-GR"/>
            <w:rPrChange w:author="Tsoumaka Erasmia" w:date="2023-07-26T11:23:00Z" w:id="564">
              <w:rPr>
                <w:rFonts w:cs="Tahoma"/>
                <w:lang w:eastAsia="el-GR"/>
              </w:rPr>
            </w:rPrChange>
          </w:rPr>
          <w:delText xml:space="preserve"> </w:delText>
        </w:r>
        <w:r w:rsidRPr="007A591E" w:rsidDel="00992E0A">
          <w:rPr>
            <w:rFonts w:cs="Tahoma"/>
            <w:b/>
            <w:bCs/>
            <w:lang w:eastAsia="el-GR"/>
          </w:rPr>
          <w:delText>for</w:delText>
        </w:r>
        <w:r w:rsidRPr="007A591E" w:rsidDel="00992E0A">
          <w:rPr>
            <w:rFonts w:cs="Tahoma"/>
            <w:b/>
            <w:bCs/>
            <w:lang w:val="en-US" w:eastAsia="el-GR"/>
            <w:rPrChange w:author="Tsoumaka Erasmia" w:date="2023-07-26T11:23:00Z" w:id="565">
              <w:rPr>
                <w:rFonts w:cs="Tahoma"/>
                <w:lang w:eastAsia="el-GR"/>
              </w:rPr>
            </w:rPrChange>
          </w:rPr>
          <w:delText xml:space="preserve"> </w:delText>
        </w:r>
        <w:r w:rsidRPr="007A591E" w:rsidDel="00992E0A">
          <w:rPr>
            <w:rFonts w:cs="Tahoma"/>
            <w:b/>
            <w:bCs/>
            <w:lang w:eastAsia="el-GR"/>
          </w:rPr>
          <w:delText>discovering</w:delText>
        </w:r>
        <w:r w:rsidRPr="007A591E" w:rsidDel="00992E0A">
          <w:rPr>
            <w:rFonts w:cs="Tahoma"/>
            <w:b/>
            <w:bCs/>
            <w:lang w:val="en-US" w:eastAsia="el-GR"/>
            <w:rPrChange w:author="Tsoumaka Erasmia" w:date="2023-07-26T11:23:00Z" w:id="566">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67">
              <w:rPr>
                <w:rFonts w:cs="Tahoma"/>
                <w:lang w:eastAsia="el-GR"/>
              </w:rPr>
            </w:rPrChange>
          </w:rPr>
          <w:delText xml:space="preserve"> </w:delText>
        </w:r>
        <w:r w:rsidRPr="007A591E" w:rsidDel="00992E0A">
          <w:rPr>
            <w:rFonts w:cs="Tahoma"/>
            <w:b/>
            <w:bCs/>
            <w:lang w:eastAsia="el-GR"/>
          </w:rPr>
          <w:delText>search</w:delText>
        </w:r>
        <w:r w:rsidRPr="007A591E" w:rsidDel="00992E0A">
          <w:rPr>
            <w:rFonts w:cs="Tahoma"/>
            <w:b/>
            <w:bCs/>
            <w:lang w:val="en-US" w:eastAsia="el-GR"/>
            <w:rPrChange w:author="Tsoumaka Erasmia" w:date="2023-07-26T11:23:00Z" w:id="568">
              <w:rPr>
                <w:rFonts w:cs="Tahoma"/>
                <w:lang w:eastAsia="el-GR"/>
              </w:rPr>
            </w:rPrChange>
          </w:rPr>
          <w:delText xml:space="preserve"> </w:delText>
        </w:r>
        <w:r w:rsidRPr="007A591E" w:rsidDel="00992E0A">
          <w:rPr>
            <w:rFonts w:cs="Tahoma"/>
            <w:b/>
            <w:bCs/>
            <w:lang w:eastAsia="el-GR"/>
          </w:rPr>
          <w:delText>information</w:delText>
        </w:r>
        <w:r w:rsidRPr="007A591E" w:rsidDel="00992E0A">
          <w:rPr>
            <w:rFonts w:cs="Tahoma"/>
            <w:b/>
            <w:bCs/>
            <w:lang w:val="en-US" w:eastAsia="el-GR"/>
            <w:rPrChange w:author="Tsoumaka Erasmia" w:date="2023-07-26T11:23:00Z" w:id="569">
              <w:rPr>
                <w:rFonts w:cs="Tahoma"/>
                <w:lang w:eastAsia="el-GR"/>
              </w:rPr>
            </w:rPrChange>
          </w:rPr>
          <w:delText xml:space="preserve">, </w:delText>
        </w:r>
        <w:r w:rsidRPr="007A591E" w:rsidDel="00992E0A">
          <w:rPr>
            <w:rFonts w:cs="Tahoma"/>
            <w:b/>
            <w:bCs/>
            <w:lang w:eastAsia="el-GR"/>
          </w:rPr>
          <w:delText>resources</w:delText>
        </w:r>
        <w:r w:rsidRPr="007A591E" w:rsidDel="00992E0A">
          <w:rPr>
            <w:rFonts w:cs="Tahoma"/>
            <w:b/>
            <w:bCs/>
            <w:lang w:val="en-US" w:eastAsia="el-GR"/>
            <w:rPrChange w:author="Tsoumaka Erasmia" w:date="2023-07-26T11:23:00Z" w:id="570">
              <w:rPr>
                <w:rFonts w:cs="Tahoma"/>
                <w:lang w:eastAsia="el-GR"/>
              </w:rPr>
            </w:rPrChange>
          </w:rPr>
          <w:delText xml:space="preserve"> </w:delText>
        </w:r>
        <w:r w:rsidRPr="007A591E" w:rsidDel="00992E0A">
          <w:rPr>
            <w:rFonts w:cs="Tahoma"/>
            <w:b/>
            <w:bCs/>
            <w:lang w:eastAsia="el-GR"/>
          </w:rPr>
          <w:delText>management</w:delText>
        </w:r>
        <w:r w:rsidRPr="007A591E" w:rsidDel="00992E0A">
          <w:rPr>
            <w:rFonts w:cs="Tahoma"/>
            <w:b/>
            <w:bCs/>
            <w:lang w:val="en-US" w:eastAsia="el-GR"/>
            <w:rPrChange w:author="Tsoumaka Erasmia" w:date="2023-07-26T11:23:00Z" w:id="571">
              <w:rPr>
                <w:rFonts w:cs="Tahoma"/>
                <w:lang w:eastAsia="el-GR"/>
              </w:rPr>
            </w:rPrChange>
          </w:rPr>
          <w:delText xml:space="preserve">, </w:delText>
        </w:r>
        <w:r w:rsidRPr="007A591E" w:rsidDel="00992E0A">
          <w:rPr>
            <w:rFonts w:cs="Tahoma"/>
            <w:b/>
            <w:bCs/>
            <w:lang w:eastAsia="el-GR"/>
          </w:rPr>
          <w:delText>parallel</w:delText>
        </w:r>
        <w:r w:rsidRPr="007A591E" w:rsidDel="00992E0A">
          <w:rPr>
            <w:rFonts w:cs="Tahoma"/>
            <w:b/>
            <w:bCs/>
            <w:lang w:val="en-US" w:eastAsia="el-GR"/>
            <w:rPrChange w:author="Tsoumaka Erasmia" w:date="2023-07-26T11:23:00Z" w:id="572">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73">
              <w:rPr>
                <w:rFonts w:cs="Tahoma"/>
                <w:lang w:eastAsia="el-GR"/>
              </w:rPr>
            </w:rPrChange>
          </w:rPr>
          <w:delText xml:space="preserve"> </w:delText>
        </w:r>
        <w:r w:rsidRPr="007A591E" w:rsidDel="00992E0A">
          <w:rPr>
            <w:rFonts w:cs="Tahoma"/>
            <w:b/>
            <w:bCs/>
            <w:lang w:eastAsia="el-GR"/>
          </w:rPr>
          <w:delText>distributed</w:delText>
        </w:r>
        <w:r w:rsidRPr="007A591E" w:rsidDel="00992E0A">
          <w:rPr>
            <w:rFonts w:cs="Tahoma"/>
            <w:b/>
            <w:bCs/>
            <w:lang w:val="en-US" w:eastAsia="el-GR"/>
            <w:rPrChange w:author="Tsoumaka Erasmia" w:date="2023-07-26T11:23:00Z" w:id="574">
              <w:rPr>
                <w:rFonts w:cs="Tahoma"/>
                <w:lang w:eastAsia="el-GR"/>
              </w:rPr>
            </w:rPrChange>
          </w:rPr>
          <w:delText xml:space="preserve"> </w:delText>
        </w:r>
        <w:r w:rsidRPr="007A591E" w:rsidDel="00992E0A">
          <w:rPr>
            <w:rFonts w:cs="Tahoma"/>
            <w:b/>
            <w:bCs/>
            <w:lang w:eastAsia="el-GR"/>
          </w:rPr>
          <w:delText>computing</w:delText>
        </w:r>
        <w:r w:rsidRPr="007A591E" w:rsidDel="00992E0A">
          <w:rPr>
            <w:rFonts w:cs="Tahoma"/>
            <w:b/>
            <w:bCs/>
            <w:lang w:val="en-US" w:eastAsia="el-GR"/>
            <w:rPrChange w:author="Tsoumaka Erasmia" w:date="2023-07-26T11:23:00Z" w:id="575">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76">
              <w:rPr>
                <w:rFonts w:cs="Tahoma"/>
                <w:lang w:eastAsia="el-GR"/>
              </w:rPr>
            </w:rPrChange>
          </w:rPr>
          <w:delText xml:space="preserve"> </w:delText>
        </w:r>
        <w:r w:rsidRPr="007A591E" w:rsidDel="00992E0A">
          <w:rPr>
            <w:rFonts w:cs="Tahoma"/>
            <w:b/>
            <w:bCs/>
            <w:lang w:eastAsia="el-GR"/>
          </w:rPr>
          <w:delText>cloud</w:delText>
        </w:r>
        <w:r w:rsidRPr="007A591E" w:rsidDel="00992E0A">
          <w:rPr>
            <w:rFonts w:cs="Tahoma"/>
            <w:b/>
            <w:bCs/>
            <w:lang w:val="en-US" w:eastAsia="el-GR"/>
            <w:rPrChange w:author="Tsoumaka Erasmia" w:date="2023-07-26T11:23:00Z" w:id="577">
              <w:rPr>
                <w:rFonts w:cs="Tahoma"/>
                <w:lang w:eastAsia="el-GR"/>
              </w:rPr>
            </w:rPrChange>
          </w:rPr>
          <w:delText xml:space="preserve"> </w:delText>
        </w:r>
        <w:r w:rsidRPr="007A591E" w:rsidDel="00992E0A">
          <w:rPr>
            <w:rFonts w:cs="Tahoma"/>
            <w:b/>
            <w:bCs/>
            <w:lang w:eastAsia="el-GR"/>
          </w:rPr>
          <w:delText>management</w:delText>
        </w:r>
        <w:r w:rsidRPr="007A591E" w:rsidDel="00992E0A">
          <w:rPr>
            <w:rFonts w:cs="Tahoma"/>
            <w:b/>
            <w:bCs/>
            <w:lang w:val="en-US" w:eastAsia="el-GR"/>
            <w:rPrChange w:author="Tsoumaka Erasmia" w:date="2023-07-26T11:23:00Z" w:id="578">
              <w:rPr>
                <w:rFonts w:cs="Tahoma"/>
                <w:lang w:eastAsia="el-GR"/>
              </w:rPr>
            </w:rPrChange>
          </w:rPr>
          <w:delText xml:space="preserve">, </w:delText>
        </w:r>
        <w:r w:rsidRPr="007A591E" w:rsidDel="00992E0A">
          <w:rPr>
            <w:rFonts w:cs="Tahoma"/>
            <w:b/>
            <w:bCs/>
            <w:lang w:eastAsia="el-GR"/>
          </w:rPr>
          <w:delText>applications</w:delText>
        </w:r>
        <w:r w:rsidRPr="007A591E" w:rsidDel="00992E0A">
          <w:rPr>
            <w:rFonts w:cs="Tahoma"/>
            <w:b/>
            <w:bCs/>
            <w:lang w:val="en-US" w:eastAsia="el-GR"/>
            <w:rPrChange w:author="Tsoumaka Erasmia" w:date="2023-07-26T11:23:00Z" w:id="579">
              <w:rPr>
                <w:rFonts w:cs="Tahoma"/>
                <w:lang w:eastAsia="el-GR"/>
              </w:rPr>
            </w:rPrChange>
          </w:rPr>
          <w:delText xml:space="preserve"> </w:delText>
        </w:r>
        <w:r w:rsidRPr="007A591E" w:rsidDel="00992E0A">
          <w:rPr>
            <w:rFonts w:cs="Tahoma"/>
            <w:b/>
            <w:bCs/>
            <w:lang w:eastAsia="el-GR"/>
          </w:rPr>
          <w:delText>based</w:delText>
        </w:r>
        <w:r w:rsidRPr="007A591E" w:rsidDel="00992E0A">
          <w:rPr>
            <w:rFonts w:cs="Tahoma"/>
            <w:b/>
            <w:bCs/>
            <w:lang w:val="en-US" w:eastAsia="el-GR"/>
            <w:rPrChange w:author="Tsoumaka Erasmia" w:date="2023-07-26T11:23:00Z" w:id="580">
              <w:rPr>
                <w:rFonts w:cs="Tahoma"/>
                <w:lang w:eastAsia="el-GR"/>
              </w:rPr>
            </w:rPrChange>
          </w:rPr>
          <w:delText xml:space="preserve"> </w:delText>
        </w:r>
        <w:r w:rsidRPr="007A591E" w:rsidDel="00992E0A">
          <w:rPr>
            <w:rFonts w:cs="Tahoma"/>
            <w:b/>
            <w:bCs/>
            <w:lang w:eastAsia="el-GR"/>
          </w:rPr>
          <w:delText>on</w:delText>
        </w:r>
        <w:r w:rsidRPr="007A591E" w:rsidDel="00992E0A">
          <w:rPr>
            <w:rFonts w:cs="Tahoma"/>
            <w:b/>
            <w:bCs/>
            <w:lang w:val="en-US" w:eastAsia="el-GR"/>
            <w:rPrChange w:author="Tsoumaka Erasmia" w:date="2023-07-26T11:23:00Z" w:id="581">
              <w:rPr>
                <w:rFonts w:cs="Tahoma"/>
                <w:lang w:eastAsia="el-GR"/>
              </w:rPr>
            </w:rPrChange>
          </w:rPr>
          <w:delText xml:space="preserve"> </w:delText>
        </w:r>
        <w:r w:rsidRPr="007A591E" w:rsidDel="00992E0A">
          <w:rPr>
            <w:rFonts w:cs="Tahoma"/>
            <w:b/>
            <w:bCs/>
            <w:lang w:eastAsia="el-GR"/>
          </w:rPr>
          <w:delText>microservices</w:delText>
        </w:r>
        <w:r w:rsidRPr="007A591E" w:rsidDel="00992E0A">
          <w:rPr>
            <w:rFonts w:cs="Tahoma"/>
            <w:b/>
            <w:bCs/>
            <w:lang w:val="en-US" w:eastAsia="el-GR"/>
            <w:rPrChange w:author="Tsoumaka Erasmia" w:date="2023-07-26T11:23:00Z" w:id="582">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83">
              <w:rPr>
                <w:rFonts w:cs="Tahoma"/>
                <w:lang w:eastAsia="el-GR"/>
              </w:rPr>
            </w:rPrChange>
          </w:rPr>
          <w:delText xml:space="preserve"> </w:delText>
        </w:r>
        <w:r w:rsidRPr="007A591E" w:rsidDel="00992E0A">
          <w:rPr>
            <w:rFonts w:cs="Tahoma"/>
            <w:b/>
            <w:bCs/>
            <w:lang w:eastAsia="el-GR"/>
          </w:rPr>
          <w:delText>external</w:delText>
        </w:r>
        <w:r w:rsidRPr="007A591E" w:rsidDel="00992E0A">
          <w:rPr>
            <w:rFonts w:cs="Tahoma"/>
            <w:b/>
            <w:bCs/>
            <w:lang w:val="en-US" w:eastAsia="el-GR"/>
            <w:rPrChange w:author="Tsoumaka Erasmia" w:date="2023-07-26T11:23:00Z" w:id="584">
              <w:rPr>
                <w:rFonts w:cs="Tahoma"/>
                <w:lang w:eastAsia="el-GR"/>
              </w:rPr>
            </w:rPrChange>
          </w:rPr>
          <w:delText xml:space="preserve"> </w:delText>
        </w:r>
        <w:r w:rsidRPr="007A591E" w:rsidDel="00992E0A">
          <w:rPr>
            <w:rFonts w:cs="Tahoma"/>
            <w:b/>
            <w:bCs/>
            <w:lang w:eastAsia="el-GR"/>
          </w:rPr>
          <w:delText>services</w:delText>
        </w:r>
        <w:r w:rsidRPr="007A591E" w:rsidDel="00992E0A">
          <w:rPr>
            <w:rFonts w:cs="Tahoma"/>
            <w:b/>
            <w:bCs/>
            <w:lang w:val="en-US" w:eastAsia="el-GR"/>
            <w:rPrChange w:author="Tsoumaka Erasmia" w:date="2023-07-26T11:23:00Z" w:id="585">
              <w:rPr>
                <w:rFonts w:cs="Tahoma"/>
                <w:lang w:eastAsia="el-GR"/>
              </w:rPr>
            </w:rPrChange>
          </w:rPr>
          <w:delText xml:space="preserve">, </w:delText>
        </w:r>
        <w:r w:rsidRPr="007A591E" w:rsidDel="00992E0A">
          <w:rPr>
            <w:rFonts w:cs="Tahoma"/>
            <w:b/>
            <w:bCs/>
            <w:lang w:eastAsia="el-GR"/>
          </w:rPr>
          <w:delText>dashboard</w:delText>
        </w:r>
        <w:r w:rsidRPr="007A591E" w:rsidDel="00992E0A">
          <w:rPr>
            <w:rFonts w:cs="Tahoma"/>
            <w:b/>
            <w:bCs/>
            <w:lang w:val="en-US" w:eastAsia="el-GR"/>
            <w:rPrChange w:author="Tsoumaka Erasmia" w:date="2023-07-26T11:23:00Z" w:id="586">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587">
              <w:rPr>
                <w:rFonts w:cs="Tahoma"/>
                <w:lang w:eastAsia="el-GR"/>
              </w:rPr>
            </w:rPrChange>
          </w:rPr>
          <w:delText xml:space="preserve"> </w:delText>
        </w:r>
        <w:r w:rsidRPr="007A591E" w:rsidDel="00992E0A">
          <w:rPr>
            <w:rFonts w:cs="Tahoma"/>
            <w:b/>
            <w:bCs/>
            <w:lang w:eastAsia="el-GR"/>
          </w:rPr>
          <w:delText>development</w:delText>
        </w:r>
        <w:r w:rsidRPr="007A591E" w:rsidDel="00992E0A">
          <w:rPr>
            <w:rFonts w:cs="Tahoma"/>
            <w:b/>
            <w:bCs/>
            <w:lang w:val="en-US" w:eastAsia="el-GR"/>
            <w:rPrChange w:author="Tsoumaka Erasmia" w:date="2023-07-26T11:23:00Z" w:id="588">
              <w:rPr>
                <w:rFonts w:cs="Tahoma"/>
                <w:lang w:eastAsia="el-GR"/>
              </w:rPr>
            </w:rPrChange>
          </w:rPr>
          <w:delText xml:space="preserve"> </w:delText>
        </w:r>
        <w:r w:rsidRPr="007A591E" w:rsidDel="00992E0A">
          <w:rPr>
            <w:rFonts w:cs="Tahoma"/>
            <w:b/>
            <w:bCs/>
            <w:lang w:eastAsia="el-GR"/>
          </w:rPr>
          <w:delText>tool</w:delText>
        </w:r>
        <w:r w:rsidRPr="007A591E" w:rsidDel="00992E0A">
          <w:rPr>
            <w:rFonts w:cs="Tahoma"/>
            <w:b/>
            <w:bCs/>
            <w:lang w:val="en-US" w:eastAsia="el-GR"/>
            <w:rPrChange w:author="Tsoumaka Erasmia" w:date="2023-07-26T11:23:00Z" w:id="589">
              <w:rPr>
                <w:rFonts w:cs="Tahoma"/>
                <w:lang w:eastAsia="el-GR"/>
              </w:rPr>
            </w:rPrChange>
          </w:rPr>
          <w:delText xml:space="preserve"> </w:delText>
        </w:r>
        <w:r w:rsidRPr="007A591E" w:rsidDel="00992E0A">
          <w:rPr>
            <w:rFonts w:cs="Tahoma"/>
            <w:b/>
            <w:bCs/>
            <w:lang w:eastAsia="el-GR"/>
          </w:rPr>
          <w:delText>kits</w:delText>
        </w:r>
        <w:r w:rsidRPr="007A591E" w:rsidDel="00992E0A">
          <w:rPr>
            <w:rFonts w:cs="Tahoma"/>
            <w:b/>
            <w:bCs/>
            <w:lang w:val="en-US" w:eastAsia="el-GR"/>
            <w:rPrChange w:author="Tsoumaka Erasmia" w:date="2023-07-26T11:23:00Z" w:id="590">
              <w:rPr>
                <w:rFonts w:cs="Tahoma"/>
                <w:lang w:eastAsia="el-GR"/>
              </w:rPr>
            </w:rPrChange>
          </w:rPr>
          <w:delText xml:space="preserve">, </w:delText>
        </w:r>
        <w:r w:rsidRPr="007A591E" w:rsidDel="00992E0A">
          <w:rPr>
            <w:rFonts w:cs="Tahoma"/>
            <w:b/>
            <w:bCs/>
            <w:lang w:eastAsia="el-GR"/>
          </w:rPr>
          <w:delText>etc</w:delText>
        </w:r>
        <w:r w:rsidRPr="007A591E" w:rsidDel="00992E0A">
          <w:rPr>
            <w:rFonts w:cs="Tahoma"/>
            <w:b/>
            <w:bCs/>
            <w:lang w:val="en-US" w:eastAsia="el-GR"/>
            <w:rPrChange w:author="Tsoumaka Erasmia" w:date="2023-07-26T11:23:00Z" w:id="591">
              <w:rPr>
                <w:rFonts w:cs="Tahoma"/>
                <w:lang w:eastAsia="el-GR"/>
              </w:rPr>
            </w:rPrChange>
          </w:rPr>
          <w:delText xml:space="preserve">. </w:delText>
        </w:r>
        <w:r w:rsidRPr="007A591E" w:rsidDel="00992E0A">
          <w:rPr>
            <w:rFonts w:cs="Tahoma"/>
            <w:b/>
            <w:bCs/>
            <w:lang w:eastAsia="el-GR"/>
          </w:rPr>
          <w:delText>The</w:delText>
        </w:r>
        <w:r w:rsidRPr="007A591E" w:rsidDel="00992E0A">
          <w:rPr>
            <w:rFonts w:cs="Tahoma"/>
            <w:b/>
            <w:bCs/>
            <w:lang w:val="en-US" w:eastAsia="el-GR"/>
            <w:rPrChange w:author="Tsoumaka Erasmia" w:date="2023-07-26T11:23:00Z" w:id="592">
              <w:rPr>
                <w:rFonts w:cs="Tahoma"/>
                <w:lang w:eastAsia="el-GR"/>
              </w:rPr>
            </w:rPrChange>
          </w:rPr>
          <w:delText xml:space="preserve"> </w:delText>
        </w:r>
        <w:r w:rsidRPr="007A591E" w:rsidDel="00992E0A">
          <w:rPr>
            <w:rFonts w:cs="Tahoma"/>
            <w:b/>
            <w:bCs/>
            <w:lang w:eastAsia="el-GR"/>
          </w:rPr>
          <w:delText>solution</w:delText>
        </w:r>
        <w:r w:rsidRPr="007A591E" w:rsidDel="00992E0A">
          <w:rPr>
            <w:rFonts w:cs="Tahoma"/>
            <w:b/>
            <w:bCs/>
            <w:lang w:val="en-US" w:eastAsia="el-GR"/>
            <w:rPrChange w:author="Tsoumaka Erasmia" w:date="2023-07-26T11:23:00Z" w:id="593">
              <w:rPr>
                <w:rFonts w:cs="Tahoma"/>
                <w:lang w:eastAsia="el-GR"/>
              </w:rPr>
            </w:rPrChange>
          </w:rPr>
          <w:delText xml:space="preserve"> </w:delText>
        </w:r>
        <w:r w:rsidRPr="007A591E" w:rsidDel="00992E0A">
          <w:rPr>
            <w:rFonts w:cs="Tahoma"/>
            <w:b/>
            <w:bCs/>
            <w:lang w:eastAsia="el-GR"/>
          </w:rPr>
          <w:delText>should</w:delText>
        </w:r>
        <w:r w:rsidRPr="007A591E" w:rsidDel="00992E0A">
          <w:rPr>
            <w:rFonts w:cs="Tahoma"/>
            <w:b/>
            <w:bCs/>
            <w:lang w:val="en-US" w:eastAsia="el-GR"/>
            <w:rPrChange w:author="Tsoumaka Erasmia" w:date="2023-07-26T11:23:00Z" w:id="594">
              <w:rPr>
                <w:rFonts w:cs="Tahoma"/>
                <w:lang w:eastAsia="el-GR"/>
              </w:rPr>
            </w:rPrChange>
          </w:rPr>
          <w:delText xml:space="preserve"> </w:delText>
        </w:r>
        <w:r w:rsidRPr="007A591E" w:rsidDel="00992E0A">
          <w:rPr>
            <w:rFonts w:cs="Tahoma"/>
            <w:b/>
            <w:bCs/>
            <w:lang w:eastAsia="el-GR"/>
          </w:rPr>
          <w:delText>be</w:delText>
        </w:r>
        <w:r w:rsidRPr="007A591E" w:rsidDel="00992E0A">
          <w:rPr>
            <w:rFonts w:cs="Tahoma"/>
            <w:b/>
            <w:bCs/>
            <w:lang w:val="en-US" w:eastAsia="el-GR"/>
            <w:rPrChange w:author="Tsoumaka Erasmia" w:date="2023-07-26T11:23:00Z" w:id="595">
              <w:rPr>
                <w:rFonts w:cs="Tahoma"/>
                <w:lang w:eastAsia="el-GR"/>
              </w:rPr>
            </w:rPrChange>
          </w:rPr>
          <w:delText xml:space="preserve"> </w:delText>
        </w:r>
        <w:r w:rsidRPr="007A591E" w:rsidDel="00992E0A">
          <w:rPr>
            <w:rFonts w:cs="Tahoma"/>
            <w:b/>
            <w:bCs/>
            <w:lang w:eastAsia="el-GR"/>
          </w:rPr>
          <w:delText>flexible</w:delText>
        </w:r>
        <w:r w:rsidRPr="007A591E" w:rsidDel="00992E0A">
          <w:rPr>
            <w:rFonts w:cs="Tahoma"/>
            <w:b/>
            <w:bCs/>
            <w:lang w:val="en-US" w:eastAsia="el-GR"/>
            <w:rPrChange w:author="Tsoumaka Erasmia" w:date="2023-07-26T11:23:00Z" w:id="596">
              <w:rPr>
                <w:rFonts w:cs="Tahoma"/>
                <w:lang w:eastAsia="el-GR"/>
              </w:rPr>
            </w:rPrChange>
          </w:rPr>
          <w:delText xml:space="preserve"> </w:delText>
        </w:r>
        <w:r w:rsidRPr="007A591E" w:rsidDel="00992E0A">
          <w:rPr>
            <w:rFonts w:cs="Tahoma"/>
            <w:b/>
            <w:bCs/>
            <w:lang w:eastAsia="el-GR"/>
          </w:rPr>
          <w:delText>enough</w:delText>
        </w:r>
        <w:r w:rsidRPr="007A591E" w:rsidDel="00992E0A">
          <w:rPr>
            <w:rFonts w:cs="Tahoma"/>
            <w:b/>
            <w:bCs/>
            <w:lang w:val="en-US" w:eastAsia="el-GR"/>
            <w:rPrChange w:author="Tsoumaka Erasmia" w:date="2023-07-26T11:23:00Z" w:id="597">
              <w:rPr>
                <w:rFonts w:cs="Tahoma"/>
                <w:lang w:eastAsia="el-GR"/>
              </w:rPr>
            </w:rPrChange>
          </w:rPr>
          <w:delText xml:space="preserve"> </w:delText>
        </w:r>
        <w:r w:rsidRPr="007A591E" w:rsidDel="00992E0A">
          <w:rPr>
            <w:rFonts w:cs="Tahoma"/>
            <w:b/>
            <w:bCs/>
            <w:lang w:eastAsia="el-GR"/>
          </w:rPr>
          <w:delText>to</w:delText>
        </w:r>
        <w:r w:rsidRPr="007A591E" w:rsidDel="00992E0A">
          <w:rPr>
            <w:rFonts w:cs="Tahoma"/>
            <w:b/>
            <w:bCs/>
            <w:lang w:val="en-US" w:eastAsia="el-GR"/>
            <w:rPrChange w:author="Tsoumaka Erasmia" w:date="2023-07-26T11:23:00Z" w:id="598">
              <w:rPr>
                <w:rFonts w:cs="Tahoma"/>
                <w:lang w:eastAsia="el-GR"/>
              </w:rPr>
            </w:rPrChange>
          </w:rPr>
          <w:delText xml:space="preserve"> </w:delText>
        </w:r>
        <w:r w:rsidRPr="007A591E" w:rsidDel="00992E0A">
          <w:rPr>
            <w:rFonts w:cs="Tahoma"/>
            <w:b/>
            <w:bCs/>
            <w:lang w:eastAsia="el-GR"/>
          </w:rPr>
          <w:delText>support</w:delText>
        </w:r>
        <w:r w:rsidRPr="007A591E" w:rsidDel="00992E0A">
          <w:rPr>
            <w:rFonts w:cs="Tahoma"/>
            <w:b/>
            <w:bCs/>
            <w:lang w:val="en-US" w:eastAsia="el-GR"/>
            <w:rPrChange w:author="Tsoumaka Erasmia" w:date="2023-07-26T11:23:00Z" w:id="599">
              <w:rPr>
                <w:rFonts w:cs="Tahoma"/>
                <w:lang w:eastAsia="el-GR"/>
              </w:rPr>
            </w:rPrChange>
          </w:rPr>
          <w:delText xml:space="preserve"> </w:delText>
        </w:r>
        <w:r w:rsidRPr="007A591E" w:rsidDel="00992E0A">
          <w:rPr>
            <w:rFonts w:cs="Tahoma"/>
            <w:b/>
            <w:bCs/>
            <w:lang w:eastAsia="el-GR"/>
          </w:rPr>
          <w:delText>extensions</w:delText>
        </w:r>
        <w:r w:rsidRPr="007A591E" w:rsidDel="00992E0A">
          <w:rPr>
            <w:rFonts w:cs="Tahoma"/>
            <w:b/>
            <w:bCs/>
            <w:lang w:val="en-US" w:eastAsia="el-GR"/>
            <w:rPrChange w:author="Tsoumaka Erasmia" w:date="2023-07-26T11:23:00Z" w:id="600">
              <w:rPr>
                <w:rFonts w:cs="Tahoma"/>
                <w:lang w:eastAsia="el-GR"/>
              </w:rPr>
            </w:rPrChange>
          </w:rPr>
          <w:delText xml:space="preserve"> </w:delText>
        </w:r>
        <w:r w:rsidRPr="007A591E" w:rsidDel="00992E0A">
          <w:rPr>
            <w:rFonts w:cs="Tahoma"/>
            <w:b/>
            <w:bCs/>
            <w:lang w:eastAsia="el-GR"/>
          </w:rPr>
          <w:delText>at</w:delText>
        </w:r>
        <w:r w:rsidRPr="007A591E" w:rsidDel="00992E0A">
          <w:rPr>
            <w:rFonts w:cs="Tahoma"/>
            <w:b/>
            <w:bCs/>
            <w:lang w:val="en-US" w:eastAsia="el-GR"/>
            <w:rPrChange w:author="Tsoumaka Erasmia" w:date="2023-07-26T11:23:00Z" w:id="601">
              <w:rPr>
                <w:rFonts w:cs="Tahoma"/>
                <w:lang w:eastAsia="el-GR"/>
              </w:rPr>
            </w:rPrChange>
          </w:rPr>
          <w:delText xml:space="preserve"> </w:delText>
        </w:r>
        <w:r w:rsidRPr="007A591E" w:rsidDel="00992E0A">
          <w:rPr>
            <w:rFonts w:cs="Tahoma"/>
            <w:b/>
            <w:bCs/>
            <w:lang w:eastAsia="el-GR"/>
          </w:rPr>
          <w:delText>distinct</w:delText>
        </w:r>
        <w:r w:rsidRPr="007A591E" w:rsidDel="00992E0A">
          <w:rPr>
            <w:rFonts w:cs="Tahoma"/>
            <w:b/>
            <w:bCs/>
            <w:lang w:val="en-US" w:eastAsia="el-GR"/>
            <w:rPrChange w:author="Tsoumaka Erasmia" w:date="2023-07-26T11:23:00Z" w:id="602">
              <w:rPr>
                <w:rFonts w:cs="Tahoma"/>
                <w:lang w:eastAsia="el-GR"/>
              </w:rPr>
            </w:rPrChange>
          </w:rPr>
          <w:delText xml:space="preserve"> </w:delText>
        </w:r>
        <w:r w:rsidRPr="007A591E" w:rsidDel="00992E0A">
          <w:rPr>
            <w:rFonts w:cs="Tahoma"/>
            <w:b/>
            <w:bCs/>
            <w:lang w:eastAsia="el-GR"/>
          </w:rPr>
          <w:delText>levels</w:delText>
        </w:r>
        <w:r w:rsidRPr="007A591E" w:rsidDel="00992E0A">
          <w:rPr>
            <w:rFonts w:cs="Tahoma"/>
            <w:b/>
            <w:bCs/>
            <w:lang w:val="en-US" w:eastAsia="el-GR"/>
            <w:rPrChange w:author="Tsoumaka Erasmia" w:date="2023-07-26T11:23:00Z" w:id="603">
              <w:rPr>
                <w:rFonts w:cs="Tahoma"/>
                <w:lang w:eastAsia="el-GR"/>
              </w:rPr>
            </w:rPrChange>
          </w:rPr>
          <w:delText xml:space="preserve"> </w:delText>
        </w:r>
        <w:r w:rsidRPr="007A591E" w:rsidDel="00992E0A">
          <w:rPr>
            <w:rFonts w:cs="Tahoma"/>
            <w:b/>
            <w:bCs/>
            <w:lang w:eastAsia="el-GR"/>
          </w:rPr>
          <w:delText>of</w:delText>
        </w:r>
        <w:r w:rsidRPr="007A591E" w:rsidDel="00992E0A">
          <w:rPr>
            <w:rFonts w:cs="Tahoma"/>
            <w:b/>
            <w:bCs/>
            <w:lang w:val="en-US" w:eastAsia="el-GR"/>
            <w:rPrChange w:author="Tsoumaka Erasmia" w:date="2023-07-26T11:23:00Z" w:id="604">
              <w:rPr>
                <w:rFonts w:cs="Tahoma"/>
                <w:lang w:eastAsia="el-GR"/>
              </w:rPr>
            </w:rPrChange>
          </w:rPr>
          <w:delText xml:space="preserve"> </w:delText>
        </w:r>
        <w:r w:rsidRPr="007A591E" w:rsidDel="00992E0A">
          <w:rPr>
            <w:rFonts w:cs="Tahoma"/>
            <w:b/>
            <w:bCs/>
            <w:lang w:eastAsia="el-GR"/>
          </w:rPr>
          <w:delText>granularity</w:delText>
        </w:r>
        <w:r w:rsidRPr="007A591E" w:rsidDel="00992E0A">
          <w:rPr>
            <w:rFonts w:cs="Tahoma"/>
            <w:b/>
            <w:bCs/>
            <w:lang w:val="en-US" w:eastAsia="el-GR"/>
            <w:rPrChange w:author="Tsoumaka Erasmia" w:date="2023-07-26T11:23:00Z" w:id="605">
              <w:rPr>
                <w:rFonts w:cs="Tahoma"/>
                <w:lang w:eastAsia="el-GR"/>
              </w:rPr>
            </w:rPrChange>
          </w:rPr>
          <w:delText xml:space="preserve">: </w:delText>
        </w:r>
        <w:r w:rsidRPr="007A591E" w:rsidDel="00992E0A">
          <w:rPr>
            <w:rFonts w:cs="Tahoma"/>
            <w:b/>
            <w:bCs/>
            <w:lang w:eastAsia="el-GR"/>
          </w:rPr>
          <w:delText>data</w:delText>
        </w:r>
        <w:r w:rsidRPr="007A591E" w:rsidDel="00992E0A">
          <w:rPr>
            <w:rFonts w:cs="Tahoma"/>
            <w:b/>
            <w:bCs/>
            <w:lang w:val="en-US" w:eastAsia="el-GR"/>
            <w:rPrChange w:author="Tsoumaka Erasmia" w:date="2023-07-26T11:23:00Z" w:id="606">
              <w:rPr>
                <w:rFonts w:cs="Tahoma"/>
                <w:lang w:eastAsia="el-GR"/>
              </w:rPr>
            </w:rPrChange>
          </w:rPr>
          <w:delText xml:space="preserve">, </w:delText>
        </w:r>
        <w:r w:rsidRPr="007A591E" w:rsidDel="00992E0A">
          <w:rPr>
            <w:rFonts w:cs="Tahoma"/>
            <w:b/>
            <w:bCs/>
            <w:lang w:eastAsia="el-GR"/>
          </w:rPr>
          <w:delText>analytics</w:delText>
        </w:r>
        <w:r w:rsidRPr="007A591E" w:rsidDel="00992E0A">
          <w:rPr>
            <w:rFonts w:cs="Tahoma"/>
            <w:b/>
            <w:bCs/>
            <w:lang w:val="en-US" w:eastAsia="el-GR"/>
            <w:rPrChange w:author="Tsoumaka Erasmia" w:date="2023-07-26T11:23:00Z" w:id="607">
              <w:rPr>
                <w:rFonts w:cs="Tahoma"/>
                <w:lang w:eastAsia="el-GR"/>
              </w:rPr>
            </w:rPrChange>
          </w:rPr>
          <w:delText xml:space="preserve">, </w:delText>
        </w:r>
        <w:r w:rsidRPr="007A591E" w:rsidDel="00992E0A">
          <w:rPr>
            <w:rFonts w:cs="Tahoma"/>
            <w:b/>
            <w:bCs/>
            <w:lang w:eastAsia="el-GR"/>
          </w:rPr>
          <w:delText>tools</w:delText>
        </w:r>
        <w:r w:rsidRPr="007A591E" w:rsidDel="00992E0A">
          <w:rPr>
            <w:rFonts w:cs="Tahoma"/>
            <w:b/>
            <w:bCs/>
            <w:lang w:val="en-US" w:eastAsia="el-GR"/>
            <w:rPrChange w:author="Tsoumaka Erasmia" w:date="2023-07-26T11:23:00Z" w:id="608">
              <w:rPr>
                <w:rFonts w:cs="Tahoma"/>
                <w:lang w:eastAsia="el-GR"/>
              </w:rPr>
            </w:rPrChange>
          </w:rPr>
          <w:delText xml:space="preserve"> </w:delText>
        </w:r>
        <w:r w:rsidRPr="007A591E" w:rsidDel="00992E0A">
          <w:rPr>
            <w:rFonts w:cs="Tahoma"/>
            <w:b/>
            <w:bCs/>
            <w:lang w:eastAsia="el-GR"/>
          </w:rPr>
          <w:delText>and</w:delText>
        </w:r>
        <w:r w:rsidRPr="007A591E" w:rsidDel="00992E0A">
          <w:rPr>
            <w:rFonts w:cs="Tahoma"/>
            <w:b/>
            <w:bCs/>
            <w:lang w:val="en-US" w:eastAsia="el-GR"/>
            <w:rPrChange w:author="Tsoumaka Erasmia" w:date="2023-07-26T11:23:00Z" w:id="609">
              <w:rPr>
                <w:rFonts w:cs="Tahoma"/>
                <w:lang w:eastAsia="el-GR"/>
              </w:rPr>
            </w:rPrChange>
          </w:rPr>
          <w:delText xml:space="preserve"> </w:delText>
        </w:r>
        <w:r w:rsidRPr="007A591E" w:rsidDel="00992E0A">
          <w:rPr>
            <w:rFonts w:cs="Tahoma"/>
            <w:b/>
            <w:bCs/>
            <w:lang w:eastAsia="el-GR"/>
          </w:rPr>
          <w:delText>applications</w:delText>
        </w:r>
        <w:r w:rsidRPr="007A591E" w:rsidDel="00992E0A">
          <w:rPr>
            <w:rFonts w:cs="Tahoma"/>
            <w:b/>
            <w:bCs/>
            <w:lang w:val="en-US" w:eastAsia="el-GR"/>
            <w:rPrChange w:author="Tsoumaka Erasmia" w:date="2023-07-26T11:23:00Z" w:id="610">
              <w:rPr>
                <w:rFonts w:cs="Tahoma"/>
                <w:lang w:eastAsia="el-GR"/>
              </w:rPr>
            </w:rPrChange>
          </w:rPr>
          <w:delText xml:space="preserve">. </w:delText>
        </w:r>
      </w:del>
    </w:p>
    <w:p w:rsidRPr="007A591E" w:rsidR="00D23304" w:rsidP="004C0D04" w:rsidRDefault="7CE9A123" w14:paraId="2C9FBDEB" w14:textId="3427AF57">
      <w:pPr>
        <w:rPr>
          <w:rFonts w:cs="Tahoma"/>
          <w:b/>
          <w:bCs/>
          <w:lang w:val="en-US" w:eastAsia="el-GR"/>
          <w:rPrChange w:author="Tsoumaka Erasmia" w:date="2023-07-26T11:10:00Z" w:id="611">
            <w:rPr>
              <w:rFonts w:cs="Tahoma"/>
              <w:lang w:eastAsia="el-GR"/>
            </w:rPr>
          </w:rPrChange>
        </w:rPr>
      </w:pPr>
      <w:del w:author="Tsoumaka Erasmia" w:date="2023-07-26T10:43:00Z" w:id="612">
        <w:r w:rsidRPr="007A591E" w:rsidDel="0035738C">
          <w:rPr>
            <w:b/>
            <w:bCs/>
            <w:noProof/>
            <w:color w:val="2B579A"/>
            <w:shd w:val="clear" w:color="auto" w:fill="E6E6E6"/>
            <w:lang w:val="el-GR" w:eastAsia="el-GR"/>
          </w:rPr>
          <w:drawing>
            <wp:inline distT="0" distB="0" distL="0" distR="0" wp14:anchorId="46482B1B" wp14:editId="5DD3FD37">
              <wp:extent cx="5760720" cy="35606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60643"/>
                      </a:xfrm>
                      <a:prstGeom prst="rect">
                        <a:avLst/>
                      </a:prstGeom>
                    </pic:spPr>
                  </pic:pic>
                </a:graphicData>
              </a:graphic>
            </wp:inline>
          </w:drawing>
        </w:r>
      </w:del>
      <w:ins w:author="Tsoumaka Erasmia" w:date="2023-07-26T11:09:00Z" w:id="613">
        <w:r w:rsidRPr="007A591E" w:rsidR="00D23304">
          <w:rPr>
            <w:rFonts w:cs="Tahoma"/>
            <w:b/>
            <w:bCs/>
            <w:i/>
            <w:iCs/>
            <w:lang w:val="en-US" w:eastAsia="el-GR"/>
            <w:rPrChange w:author="Tsoumaka Erasmia" w:date="2023-07-26T11:10:00Z" w:id="614">
              <w:rPr>
                <w:rFonts w:cs="Tahoma"/>
                <w:lang w:val="en-US" w:eastAsia="el-GR"/>
              </w:rPr>
            </w:rPrChange>
          </w:rPr>
          <w:t>IV.</w:t>
        </w:r>
      </w:ins>
      <w:ins w:author="Tsoumaka Erasmia" w:date="2023-07-26T11:10:00Z" w:id="615">
        <w:r w:rsidRPr="007A591E" w:rsidR="00D23304">
          <w:rPr>
            <w:b/>
            <w:bCs/>
            <w:i/>
            <w:iCs/>
            <w:rPrChange w:author="Tsoumaka Erasmia" w:date="2023-07-26T11:10:00Z" w:id="616">
              <w:rPr>
                <w:b/>
                <w:bCs/>
              </w:rPr>
            </w:rPrChange>
          </w:rPr>
          <w:t xml:space="preserve"> </w:t>
        </w:r>
        <w:proofErr w:type="spellStart"/>
        <w:r w:rsidRPr="007A591E" w:rsidR="00D23304">
          <w:rPr>
            <w:rFonts w:cs="Tahoma"/>
            <w:b/>
            <w:bCs/>
            <w:i/>
            <w:iCs/>
            <w:lang w:eastAsia="el-GR"/>
            <w:rPrChange w:author="Tsoumaka Erasmia" w:date="2023-07-26T11:10:00Z" w:id="617">
              <w:rPr>
                <w:rFonts w:cs="Tahoma"/>
                <w:b/>
                <w:bCs/>
                <w:lang w:eastAsia="el-GR"/>
              </w:rPr>
            </w:rPrChange>
          </w:rPr>
          <w:t>Φάση</w:t>
        </w:r>
        <w:proofErr w:type="spellEnd"/>
        <w:r w:rsidRPr="007A591E" w:rsidR="00D23304">
          <w:rPr>
            <w:rFonts w:cs="Tahoma"/>
            <w:b/>
            <w:bCs/>
            <w:i/>
            <w:iCs/>
            <w:lang w:eastAsia="el-GR"/>
            <w:rPrChange w:author="Tsoumaka Erasmia" w:date="2023-07-26T11:10:00Z" w:id="618">
              <w:rPr>
                <w:rFonts w:cs="Tahoma"/>
                <w:b/>
                <w:bCs/>
                <w:lang w:eastAsia="el-GR"/>
              </w:rPr>
            </w:rPrChange>
          </w:rPr>
          <w:t xml:space="preserve"> Β3: </w:t>
        </w:r>
        <w:proofErr w:type="spellStart"/>
        <w:r w:rsidRPr="007A591E" w:rsidR="00D23304">
          <w:rPr>
            <w:rFonts w:cs="Tahoma"/>
            <w:b/>
            <w:bCs/>
            <w:i/>
            <w:iCs/>
            <w:lang w:eastAsia="el-GR"/>
            <w:rPrChange w:author="Tsoumaka Erasmia" w:date="2023-07-26T11:10:00Z" w:id="619">
              <w:rPr>
                <w:rFonts w:cs="Tahoma"/>
                <w:b/>
                <w:bCs/>
                <w:lang w:eastAsia="el-GR"/>
              </w:rPr>
            </w:rPrChange>
          </w:rPr>
          <w:t>Αξιολόγηση</w:t>
        </w:r>
        <w:proofErr w:type="spellEnd"/>
        <w:r w:rsidRPr="007A591E" w:rsidR="00D23304">
          <w:rPr>
            <w:rFonts w:cs="Tahoma"/>
            <w:b/>
            <w:bCs/>
            <w:i/>
            <w:iCs/>
            <w:lang w:eastAsia="el-GR"/>
            <w:rPrChange w:author="Tsoumaka Erasmia" w:date="2023-07-26T11:10:00Z" w:id="620">
              <w:rPr>
                <w:rFonts w:cs="Tahoma"/>
                <w:b/>
                <w:bCs/>
                <w:lang w:eastAsia="el-GR"/>
              </w:rPr>
            </w:rPrChange>
          </w:rPr>
          <w:t xml:space="preserve"> Problem Statement</w:t>
        </w:r>
      </w:ins>
    </w:p>
    <w:p w:rsidR="00D23304" w:rsidP="00D23304" w:rsidRDefault="00D23304" w14:paraId="1BAFDCE1" w14:textId="1D7B1348">
      <w:pPr>
        <w:rPr>
          <w:ins w:author="Tsoumaka Erasmia" w:date="2023-07-26T11:11:00Z" w:id="621"/>
          <w:rFonts w:cs="Tahoma"/>
          <w:b/>
          <w:bCs/>
          <w:lang w:val="el-GR" w:eastAsia="el-GR"/>
        </w:rPr>
      </w:pPr>
      <w:ins w:author="Tsoumaka Erasmia" w:date="2023-07-26T11:11:00Z" w:id="622">
        <w:r>
          <w:rPr>
            <w:rFonts w:cs="Tahoma"/>
            <w:lang w:val="en-US" w:eastAsia="el-GR"/>
          </w:rPr>
          <w:t xml:space="preserve">Initiator: </w:t>
        </w:r>
        <w:proofErr w:type="spellStart"/>
        <w:r w:rsidRPr="00D23304">
          <w:rPr>
            <w:rFonts w:cs="Tahoma"/>
            <w:b/>
            <w:bCs/>
            <w:lang w:val="el-GR" w:eastAsia="el-GR"/>
          </w:rPr>
          <w:t>Yποψήφιος</w:t>
        </w:r>
        <w:proofErr w:type="spellEnd"/>
      </w:ins>
    </w:p>
    <w:p w:rsidRPr="00D23304" w:rsidR="00D23304" w:rsidP="00D23304" w:rsidRDefault="00D23304" w14:paraId="159F678F" w14:textId="2558E39C">
      <w:pPr>
        <w:rPr>
          <w:ins w:author="Tsoumaka Erasmia" w:date="2023-07-26T11:11:00Z" w:id="623"/>
          <w:rFonts w:cs="Tahoma"/>
          <w:lang w:val="en-US" w:eastAsia="el-GR"/>
          <w:rPrChange w:author="Tsoumaka Erasmia" w:date="2023-07-26T11:11:00Z" w:id="624">
            <w:rPr>
              <w:ins w:author="Tsoumaka Erasmia" w:date="2023-07-26T11:11:00Z" w:id="625"/>
              <w:rFonts w:cs="Tahoma"/>
              <w:lang w:val="el-GR" w:eastAsia="el-GR"/>
            </w:rPr>
          </w:rPrChange>
        </w:rPr>
      </w:pPr>
      <w:ins w:author="Tsoumaka Erasmia" w:date="2023-07-26T11:11:00Z" w:id="626">
        <w:r w:rsidRPr="00D23304">
          <w:rPr>
            <w:rFonts w:cs="Tahoma"/>
            <w:lang w:val="en-US" w:eastAsia="el-GR"/>
            <w:rPrChange w:author="Tsoumaka Erasmia" w:date="2023-07-26T11:11:00Z" w:id="627">
              <w:rPr>
                <w:rFonts w:cs="Tahoma"/>
                <w:b/>
                <w:bCs/>
                <w:lang w:val="en-US" w:eastAsia="el-GR"/>
              </w:rPr>
            </w:rPrChange>
          </w:rPr>
          <w:t>Input:</w:t>
        </w:r>
      </w:ins>
    </w:p>
    <w:p w:rsidRPr="00D23304" w:rsidR="00D23304" w:rsidP="00D23304" w:rsidRDefault="00D23304" w14:paraId="44B95D95" w14:textId="71D62973">
      <w:pPr>
        <w:numPr>
          <w:ilvl w:val="0"/>
          <w:numId w:val="93"/>
        </w:numPr>
        <w:rPr>
          <w:ins w:author="Tsoumaka Erasmia" w:date="2023-07-26T11:11:00Z" w:id="628"/>
          <w:rFonts w:cs="Tahoma"/>
          <w:lang w:val="el-GR" w:eastAsia="el-GR"/>
        </w:rPr>
      </w:pPr>
      <w:ins w:author="Tsoumaka Erasmia" w:date="2023-07-26T11:11:00Z" w:id="629">
        <w:r w:rsidRPr="00D23304">
          <w:rPr>
            <w:rFonts w:cs="Tahoma"/>
            <w:lang w:val="el-GR" w:eastAsia="el-GR"/>
          </w:rPr>
          <w:t xml:space="preserve">O </w:t>
        </w:r>
      </w:ins>
      <w:r w:rsidR="007A591E">
        <w:rPr>
          <w:rFonts w:cs="Tahoma"/>
          <w:u w:val="single"/>
          <w:lang w:val="el-GR" w:eastAsia="el-GR"/>
        </w:rPr>
        <w:t>Υ</w:t>
      </w:r>
      <w:r w:rsidRPr="00D23304" w:rsidR="007A591E">
        <w:rPr>
          <w:rFonts w:cs="Tahoma"/>
          <w:u w:val="single"/>
          <w:lang w:val="el-GR" w:eastAsia="el-GR"/>
          <w:rPrChange w:author="Tsoumaka Erasmia" w:date="2023-07-26T11:13:00Z" w:id="630">
            <w:rPr>
              <w:rFonts w:cs="Tahoma"/>
              <w:u w:val="single"/>
              <w:lang w:val="el-GR" w:eastAsia="el-GR"/>
            </w:rPr>
          </w:rPrChange>
        </w:rPr>
        <w:t>ποψήφιος</w:t>
      </w:r>
      <w:ins w:author="Tsoumaka Erasmia" w:date="2023-07-26T11:11:00Z" w:id="631">
        <w:r w:rsidRPr="00D23304">
          <w:rPr>
            <w:rFonts w:cs="Tahoma"/>
            <w:u w:val="single"/>
            <w:lang w:val="el-GR" w:eastAsia="el-GR"/>
            <w:rPrChange w:author="Tsoumaka Erasmia" w:date="2023-07-26T11:13:00Z" w:id="632">
              <w:rPr>
                <w:rFonts w:cs="Tahoma"/>
                <w:lang w:val="el-GR" w:eastAsia="el-GR"/>
              </w:rPr>
            </w:rPrChange>
          </w:rPr>
          <w:t xml:space="preserve"> </w:t>
        </w:r>
        <w:r w:rsidRPr="00D23304">
          <w:rPr>
            <w:rFonts w:cs="Tahoma"/>
            <w:lang w:val="el-GR" w:eastAsia="el-GR"/>
          </w:rPr>
          <w:t xml:space="preserve">συμπληρώνει και αποστέλλει το </w:t>
        </w:r>
        <w:proofErr w:type="spellStart"/>
        <w:r w:rsidRPr="00D23304">
          <w:rPr>
            <w:rFonts w:cs="Tahoma"/>
            <w:lang w:val="el-GR" w:eastAsia="el-GR"/>
          </w:rPr>
          <w:t>Problem</w:t>
        </w:r>
        <w:proofErr w:type="spellEnd"/>
        <w:r w:rsidRPr="00D23304">
          <w:rPr>
            <w:rFonts w:cs="Tahoma"/>
            <w:lang w:val="el-GR" w:eastAsia="el-GR"/>
          </w:rPr>
          <w:t xml:space="preserve"> </w:t>
        </w:r>
        <w:proofErr w:type="spellStart"/>
        <w:r w:rsidRPr="00D23304">
          <w:rPr>
            <w:rFonts w:cs="Tahoma"/>
            <w:lang w:val="el-GR" w:eastAsia="el-GR"/>
          </w:rPr>
          <w:t>Statement</w:t>
        </w:r>
        <w:proofErr w:type="spellEnd"/>
      </w:ins>
    </w:p>
    <w:p w:rsidRPr="00D23304" w:rsidR="00D23304" w:rsidRDefault="00D23304" w14:paraId="6327CAC3" w14:textId="760B191A">
      <w:pPr>
        <w:numPr>
          <w:ilvl w:val="0"/>
          <w:numId w:val="93"/>
        </w:numPr>
        <w:rPr>
          <w:ins w:author="Tsoumaka Erasmia" w:date="2023-07-26T11:11:00Z" w:id="633"/>
          <w:rFonts w:cs="Tahoma"/>
          <w:lang w:val="el-GR" w:eastAsia="el-GR"/>
        </w:rPr>
        <w:pPrChange w:author="Tsoumaka Erasmia" w:date="2023-07-26T11:14:00Z" w:id="634">
          <w:pPr>
            <w:numPr>
              <w:ilvl w:val="1"/>
              <w:numId w:val="93"/>
            </w:numPr>
            <w:tabs>
              <w:tab w:val="num" w:pos="1440"/>
            </w:tabs>
            <w:ind w:left="1440" w:hanging="360"/>
          </w:pPr>
        </w:pPrChange>
      </w:pPr>
      <w:ins w:author="Tsoumaka Erasmia" w:date="2023-07-26T11:11:00Z" w:id="635">
        <w:r w:rsidRPr="00D23304">
          <w:rPr>
            <w:rFonts w:cs="Tahoma"/>
            <w:lang w:val="el-GR" w:eastAsia="el-GR"/>
          </w:rPr>
          <w:t xml:space="preserve">Ο </w:t>
        </w:r>
        <w:r w:rsidRPr="00D23304">
          <w:rPr>
            <w:rFonts w:cs="Tahoma"/>
            <w:u w:val="single"/>
            <w:lang w:val="el-GR" w:eastAsia="el-GR"/>
            <w:rPrChange w:author="Tsoumaka Erasmia" w:date="2023-07-26T11:13:00Z" w:id="636">
              <w:rPr>
                <w:rFonts w:cs="Tahoma"/>
                <w:b/>
                <w:bCs/>
                <w:lang w:val="el-GR" w:eastAsia="el-GR"/>
              </w:rPr>
            </w:rPrChange>
          </w:rPr>
          <w:t xml:space="preserve">BU </w:t>
        </w:r>
        <w:proofErr w:type="spellStart"/>
        <w:r w:rsidRPr="00D23304">
          <w:rPr>
            <w:rFonts w:cs="Tahoma"/>
            <w:u w:val="single"/>
            <w:lang w:val="el-GR" w:eastAsia="el-GR"/>
            <w:rPrChange w:author="Tsoumaka Erasmia" w:date="2023-07-26T11:13:00Z" w:id="637">
              <w:rPr>
                <w:rFonts w:cs="Tahoma"/>
                <w:b/>
                <w:bCs/>
                <w:lang w:val="el-GR" w:eastAsia="el-GR"/>
              </w:rPr>
            </w:rPrChange>
          </w:rPr>
          <w:t>instructor</w:t>
        </w:r>
        <w:proofErr w:type="spellEnd"/>
        <w:r w:rsidRPr="00D23304">
          <w:rPr>
            <w:rFonts w:cs="Tahoma"/>
            <w:lang w:val="el-GR" w:eastAsia="el-GR"/>
          </w:rPr>
          <w:t xml:space="preserve"> αξιολογεί το </w:t>
        </w:r>
        <w:proofErr w:type="spellStart"/>
        <w:r w:rsidRPr="00D23304">
          <w:rPr>
            <w:rFonts w:cs="Tahoma"/>
            <w:lang w:val="el-GR" w:eastAsia="el-GR"/>
          </w:rPr>
          <w:t>Problem</w:t>
        </w:r>
        <w:proofErr w:type="spellEnd"/>
        <w:r w:rsidRPr="00D23304">
          <w:rPr>
            <w:rFonts w:cs="Tahoma"/>
            <w:lang w:val="el-GR" w:eastAsia="el-GR"/>
          </w:rPr>
          <w:t xml:space="preserve"> </w:t>
        </w:r>
        <w:proofErr w:type="spellStart"/>
        <w:r w:rsidRPr="00D23304">
          <w:rPr>
            <w:rFonts w:cs="Tahoma"/>
            <w:lang w:val="el-GR" w:eastAsia="el-GR"/>
          </w:rPr>
          <w:t>Statement</w:t>
        </w:r>
        <w:proofErr w:type="spellEnd"/>
        <w:r w:rsidRPr="00D23304">
          <w:rPr>
            <w:rFonts w:cs="Tahoma"/>
            <w:lang w:val="el-GR" w:eastAsia="el-GR"/>
          </w:rPr>
          <w:t xml:space="preserve"> του με τα ακόλουθα κριτήρια: αναγνώριση της αναλυτικής ικανότητας επίλυσης προβλήματος ,της αποτύπωσης θέματος καθώς και της σχεδιαστικής προσέγγισης για την επίλυση του προβλήματος</w:t>
        </w:r>
      </w:ins>
    </w:p>
    <w:p w:rsidRPr="00D23304" w:rsidR="00D23304" w:rsidP="00D23304" w:rsidRDefault="00D23304" w14:paraId="089A88EA" w14:textId="77777777">
      <w:pPr>
        <w:rPr>
          <w:ins w:author="Tsoumaka Erasmia" w:date="2023-07-26T11:11:00Z" w:id="638"/>
          <w:rFonts w:cs="Tahoma"/>
          <w:lang w:val="el-GR" w:eastAsia="el-GR"/>
        </w:rPr>
      </w:pPr>
      <w:proofErr w:type="spellStart"/>
      <w:ins w:author="Tsoumaka Erasmia" w:date="2023-07-26T11:11:00Z" w:id="639">
        <w:r w:rsidRPr="00D23304">
          <w:rPr>
            <w:rFonts w:cs="Tahoma"/>
            <w:lang w:val="el-GR" w:eastAsia="el-GR"/>
          </w:rPr>
          <w:lastRenderedPageBreak/>
          <w:t>Output</w:t>
        </w:r>
        <w:proofErr w:type="spellEnd"/>
      </w:ins>
    </w:p>
    <w:p w:rsidRPr="00D23304" w:rsidR="00D23304" w:rsidP="00D23304" w:rsidRDefault="00D23304" w14:paraId="2B8325F7" w14:textId="7F5E603C">
      <w:pPr>
        <w:numPr>
          <w:ilvl w:val="0"/>
          <w:numId w:val="94"/>
        </w:numPr>
        <w:rPr>
          <w:ins w:author="Tsoumaka Erasmia" w:date="2023-07-26T11:11:00Z" w:id="640"/>
          <w:rFonts w:cs="Tahoma"/>
          <w:lang w:val="el-GR" w:eastAsia="el-GR"/>
        </w:rPr>
      </w:pPr>
      <w:ins w:author="Tsoumaka Erasmia" w:date="2023-07-26T11:11:00Z" w:id="641">
        <w:r w:rsidRPr="00D23304">
          <w:rPr>
            <w:rFonts w:cs="Tahoma"/>
            <w:lang w:val="el-GR" w:eastAsia="el-GR"/>
          </w:rPr>
          <w:t xml:space="preserve">Ο </w:t>
        </w:r>
        <w:r w:rsidRPr="00D23304">
          <w:rPr>
            <w:rFonts w:cs="Tahoma"/>
            <w:u w:val="single"/>
            <w:lang w:val="el-GR" w:eastAsia="el-GR"/>
            <w:rPrChange w:author="Tsoumaka Erasmia" w:date="2023-07-26T11:14:00Z" w:id="642">
              <w:rPr>
                <w:rFonts w:cs="Tahoma"/>
                <w:b/>
                <w:bCs/>
                <w:lang w:val="el-GR" w:eastAsia="el-GR"/>
              </w:rPr>
            </w:rPrChange>
          </w:rPr>
          <w:t xml:space="preserve">HR </w:t>
        </w:r>
        <w:proofErr w:type="spellStart"/>
        <w:r w:rsidRPr="00D23304">
          <w:rPr>
            <w:rFonts w:cs="Tahoma"/>
            <w:u w:val="single"/>
            <w:lang w:val="el-GR" w:eastAsia="el-GR"/>
            <w:rPrChange w:author="Tsoumaka Erasmia" w:date="2023-07-26T11:14:00Z" w:id="643">
              <w:rPr>
                <w:rFonts w:cs="Tahoma"/>
                <w:b/>
                <w:bCs/>
                <w:lang w:val="el-GR" w:eastAsia="el-GR"/>
              </w:rPr>
            </w:rPrChange>
          </w:rPr>
          <w:t>Recruiter</w:t>
        </w:r>
        <w:proofErr w:type="spellEnd"/>
        <w:r w:rsidRPr="00D23304">
          <w:rPr>
            <w:rFonts w:cs="Tahoma"/>
            <w:lang w:val="el-GR" w:eastAsia="el-GR"/>
          </w:rPr>
          <w:t xml:space="preserve"> και ο </w:t>
        </w:r>
        <w:r w:rsidRPr="00D23304">
          <w:rPr>
            <w:rFonts w:cs="Tahoma"/>
            <w:u w:val="single"/>
            <w:lang w:val="el-GR" w:eastAsia="el-GR"/>
            <w:rPrChange w:author="Tsoumaka Erasmia" w:date="2023-07-26T11:14:00Z" w:id="644">
              <w:rPr>
                <w:rFonts w:cs="Tahoma"/>
                <w:b/>
                <w:bCs/>
                <w:lang w:val="el-GR" w:eastAsia="el-GR"/>
              </w:rPr>
            </w:rPrChange>
          </w:rPr>
          <w:t xml:space="preserve">BU </w:t>
        </w:r>
        <w:proofErr w:type="spellStart"/>
        <w:r w:rsidRPr="00D23304">
          <w:rPr>
            <w:rFonts w:cs="Tahoma"/>
            <w:u w:val="single"/>
            <w:lang w:val="el-GR" w:eastAsia="el-GR"/>
            <w:rPrChange w:author="Tsoumaka Erasmia" w:date="2023-07-26T11:14:00Z" w:id="645">
              <w:rPr>
                <w:rFonts w:cs="Tahoma"/>
                <w:b/>
                <w:bCs/>
                <w:lang w:val="el-GR" w:eastAsia="el-GR"/>
              </w:rPr>
            </w:rPrChange>
          </w:rPr>
          <w:t>instructor</w:t>
        </w:r>
        <w:proofErr w:type="spellEnd"/>
        <w:r w:rsidRPr="00D23304">
          <w:rPr>
            <w:rFonts w:cs="Tahoma"/>
            <w:u w:val="single"/>
            <w:lang w:val="el-GR" w:eastAsia="el-GR"/>
            <w:rPrChange w:author="Tsoumaka Erasmia" w:date="2023-07-26T11:14:00Z" w:id="646">
              <w:rPr>
                <w:rFonts w:cs="Tahoma"/>
                <w:lang w:val="el-GR" w:eastAsia="el-GR"/>
              </w:rPr>
            </w:rPrChange>
          </w:rPr>
          <w:t xml:space="preserve"> </w:t>
        </w:r>
        <w:r w:rsidRPr="00D23304">
          <w:rPr>
            <w:rFonts w:cs="Tahoma"/>
            <w:lang w:val="el-GR" w:eastAsia="el-GR"/>
          </w:rPr>
          <w:t xml:space="preserve">αποφασίζουν αν θα </w:t>
        </w:r>
      </w:ins>
      <w:r w:rsidRPr="00D23304" w:rsidR="007A591E">
        <w:rPr>
          <w:rFonts w:cs="Tahoma"/>
          <w:lang w:val="el-GR" w:eastAsia="el-GR"/>
        </w:rPr>
        <w:t>απασχοληθεί</w:t>
      </w:r>
      <w:ins w:author="Tsoumaka Erasmia" w:date="2023-07-26T11:11:00Z" w:id="647">
        <w:r w:rsidRPr="00D23304">
          <w:rPr>
            <w:rFonts w:cs="Tahoma"/>
            <w:lang w:val="el-GR" w:eastAsia="el-GR"/>
          </w:rPr>
          <w:t xml:space="preserve"> για πρακτική άσκηση</w:t>
        </w:r>
      </w:ins>
    </w:p>
    <w:p w:rsidR="00D23304" w:rsidP="00D23304" w:rsidRDefault="00D23304" w14:paraId="37ADED8F" w14:textId="016192A7">
      <w:pPr>
        <w:numPr>
          <w:ilvl w:val="1"/>
          <w:numId w:val="94"/>
        </w:numPr>
        <w:rPr>
          <w:ins w:author="Tsoumaka Erasmia" w:date="2023-07-26T11:14:00Z" w:id="648"/>
          <w:rFonts w:cs="Tahoma"/>
          <w:lang w:val="el-GR" w:eastAsia="el-GR"/>
        </w:rPr>
      </w:pPr>
      <w:proofErr w:type="spellStart"/>
      <w:ins w:author="Tsoumaka Erasmia" w:date="2023-07-26T11:11:00Z" w:id="649">
        <w:r w:rsidRPr="00D23304">
          <w:rPr>
            <w:rFonts w:cs="Tahoma"/>
            <w:lang w:val="el-GR" w:eastAsia="el-GR"/>
          </w:rPr>
          <w:t>Reject</w:t>
        </w:r>
        <w:proofErr w:type="spellEnd"/>
        <w:r w:rsidRPr="00D23304">
          <w:rPr>
            <w:rFonts w:cs="Tahoma"/>
            <w:lang w:val="el-GR" w:eastAsia="el-GR"/>
          </w:rPr>
          <w:t xml:space="preserve"> </w:t>
        </w:r>
        <w:proofErr w:type="spellStart"/>
        <w:r w:rsidRPr="00D23304">
          <w:rPr>
            <w:rFonts w:cs="Tahoma"/>
            <w:lang w:val="el-GR" w:eastAsia="el-GR"/>
          </w:rPr>
          <w:t>step</w:t>
        </w:r>
        <w:proofErr w:type="spellEnd"/>
        <w:r w:rsidRPr="00D23304">
          <w:rPr>
            <w:rFonts w:cs="Tahoma"/>
            <w:lang w:val="el-GR" w:eastAsia="el-GR"/>
          </w:rPr>
          <w:t xml:space="preserve">: Ο </w:t>
        </w:r>
        <w:r w:rsidRPr="00D23304">
          <w:rPr>
            <w:rFonts w:cs="Tahoma"/>
            <w:u w:val="single"/>
            <w:lang w:val="el-GR" w:eastAsia="el-GR"/>
            <w:rPrChange w:author="Tsoumaka Erasmia" w:date="2023-07-26T11:14:00Z" w:id="650">
              <w:rPr>
                <w:rFonts w:cs="Tahoma"/>
                <w:b/>
                <w:bCs/>
                <w:lang w:val="el-GR" w:eastAsia="el-GR"/>
              </w:rPr>
            </w:rPrChange>
          </w:rPr>
          <w:t xml:space="preserve">HR </w:t>
        </w:r>
        <w:proofErr w:type="spellStart"/>
        <w:r w:rsidRPr="00D23304">
          <w:rPr>
            <w:rFonts w:cs="Tahoma"/>
            <w:u w:val="single"/>
            <w:lang w:val="el-GR" w:eastAsia="el-GR"/>
            <w:rPrChange w:author="Tsoumaka Erasmia" w:date="2023-07-26T11:14:00Z" w:id="651">
              <w:rPr>
                <w:rFonts w:cs="Tahoma"/>
                <w:b/>
                <w:bCs/>
                <w:lang w:val="el-GR" w:eastAsia="el-GR"/>
              </w:rPr>
            </w:rPrChange>
          </w:rPr>
          <w:t>Recruiter</w:t>
        </w:r>
        <w:proofErr w:type="spellEnd"/>
        <w:r w:rsidRPr="00D23304">
          <w:rPr>
            <w:rFonts w:cs="Tahoma"/>
            <w:lang w:val="el-GR" w:eastAsia="el-GR"/>
          </w:rPr>
          <w:t xml:space="preserve"> ενημερώνει τον υποψήφιο </w:t>
        </w:r>
      </w:ins>
      <w:r w:rsidRPr="00D23304" w:rsidR="007A591E">
        <w:rPr>
          <w:rFonts w:cs="Tahoma"/>
          <w:lang w:val="el-GR" w:eastAsia="el-GR"/>
        </w:rPr>
        <w:t>ότι</w:t>
      </w:r>
      <w:ins w:author="Tsoumaka Erasmia" w:date="2023-07-26T11:11:00Z" w:id="652">
        <w:r w:rsidRPr="00D23304">
          <w:rPr>
            <w:rFonts w:cs="Tahoma"/>
            <w:lang w:val="el-GR" w:eastAsia="el-GR"/>
          </w:rPr>
          <w:t xml:space="preserve"> δεν θα υπάρξει συνεργασία στην παρούσα φάση.</w:t>
        </w:r>
      </w:ins>
    </w:p>
    <w:p w:rsidR="00D23304" w:rsidP="00D23304" w:rsidRDefault="00D23304" w14:paraId="7A4009BE" w14:textId="6FF6EBA6">
      <w:pPr>
        <w:numPr>
          <w:ilvl w:val="1"/>
          <w:numId w:val="94"/>
        </w:numPr>
        <w:rPr>
          <w:ins w:author="Tsoumaka Erasmia" w:date="2023-07-26T11:18:00Z" w:id="653"/>
          <w:rFonts w:cs="Tahoma"/>
          <w:lang w:val="el-GR" w:eastAsia="el-GR"/>
        </w:rPr>
      </w:pPr>
      <w:proofErr w:type="spellStart"/>
      <w:ins w:author="Tsoumaka Erasmia" w:date="2023-07-26T11:11:00Z" w:id="654">
        <w:r w:rsidRPr="00D23304">
          <w:rPr>
            <w:rFonts w:cs="Tahoma"/>
            <w:lang w:val="el-GR" w:eastAsia="el-GR"/>
          </w:rPr>
          <w:t>Accept</w:t>
        </w:r>
        <w:proofErr w:type="spellEnd"/>
        <w:r w:rsidRPr="00D23304">
          <w:rPr>
            <w:rFonts w:cs="Tahoma"/>
            <w:lang w:val="el-GR" w:eastAsia="el-GR"/>
          </w:rPr>
          <w:t xml:space="preserve"> </w:t>
        </w:r>
        <w:proofErr w:type="spellStart"/>
        <w:r w:rsidRPr="00D23304">
          <w:rPr>
            <w:rFonts w:cs="Tahoma"/>
            <w:lang w:val="el-GR" w:eastAsia="el-GR"/>
          </w:rPr>
          <w:t>step</w:t>
        </w:r>
        <w:proofErr w:type="spellEnd"/>
        <w:r w:rsidRPr="00D23304">
          <w:rPr>
            <w:rFonts w:cs="Tahoma"/>
            <w:lang w:val="el-GR" w:eastAsia="el-GR"/>
          </w:rPr>
          <w:t xml:space="preserve">: Ο </w:t>
        </w:r>
        <w:r w:rsidRPr="00D23304">
          <w:rPr>
            <w:rFonts w:cs="Tahoma"/>
            <w:u w:val="single"/>
            <w:lang w:val="el-GR" w:eastAsia="el-GR"/>
            <w:rPrChange w:author="Tsoumaka Erasmia" w:date="2023-07-26T11:14:00Z" w:id="655">
              <w:rPr>
                <w:rFonts w:cs="Tahoma"/>
                <w:b/>
                <w:bCs/>
                <w:lang w:val="el-GR" w:eastAsia="el-GR"/>
              </w:rPr>
            </w:rPrChange>
          </w:rPr>
          <w:t xml:space="preserve">HR </w:t>
        </w:r>
        <w:proofErr w:type="spellStart"/>
        <w:r w:rsidRPr="00D23304">
          <w:rPr>
            <w:rFonts w:cs="Tahoma"/>
            <w:u w:val="single"/>
            <w:lang w:val="el-GR" w:eastAsia="el-GR"/>
            <w:rPrChange w:author="Tsoumaka Erasmia" w:date="2023-07-26T11:14:00Z" w:id="656">
              <w:rPr>
                <w:rFonts w:cs="Tahoma"/>
                <w:b/>
                <w:bCs/>
                <w:lang w:val="el-GR" w:eastAsia="el-GR"/>
              </w:rPr>
            </w:rPrChange>
          </w:rPr>
          <w:t>Recruiter</w:t>
        </w:r>
        <w:proofErr w:type="spellEnd"/>
        <w:r w:rsidRPr="00D23304">
          <w:rPr>
            <w:rFonts w:cs="Tahoma"/>
            <w:u w:val="single"/>
            <w:lang w:val="el-GR" w:eastAsia="el-GR"/>
            <w:rPrChange w:author="Tsoumaka Erasmia" w:date="2023-07-26T11:14:00Z" w:id="657">
              <w:rPr>
                <w:rFonts w:cs="Tahoma"/>
                <w:lang w:val="el-GR" w:eastAsia="el-GR"/>
              </w:rPr>
            </w:rPrChange>
          </w:rPr>
          <w:t xml:space="preserve"> </w:t>
        </w:r>
        <w:r w:rsidRPr="00D23304">
          <w:rPr>
            <w:rFonts w:cs="Tahoma"/>
            <w:lang w:val="el-GR" w:eastAsia="el-GR"/>
          </w:rPr>
          <w:t xml:space="preserve">συλλέγει τα απαραίτητα δικαιολογητικά και με τον </w:t>
        </w:r>
        <w:r w:rsidRPr="00D23304">
          <w:rPr>
            <w:rFonts w:cs="Tahoma"/>
            <w:u w:val="single"/>
            <w:lang w:val="el-GR" w:eastAsia="el-GR"/>
            <w:rPrChange w:author="Tsoumaka Erasmia" w:date="2023-07-26T11:14:00Z" w:id="658">
              <w:rPr>
                <w:rFonts w:cs="Tahoma"/>
                <w:b/>
                <w:bCs/>
                <w:lang w:val="el-GR" w:eastAsia="el-GR"/>
              </w:rPr>
            </w:rPrChange>
          </w:rPr>
          <w:t xml:space="preserve">BU </w:t>
        </w:r>
        <w:proofErr w:type="spellStart"/>
        <w:r w:rsidRPr="00D23304">
          <w:rPr>
            <w:rFonts w:cs="Tahoma"/>
            <w:u w:val="single"/>
            <w:lang w:val="el-GR" w:eastAsia="el-GR"/>
            <w:rPrChange w:author="Tsoumaka Erasmia" w:date="2023-07-26T11:14:00Z" w:id="659">
              <w:rPr>
                <w:rFonts w:cs="Tahoma"/>
                <w:b/>
                <w:bCs/>
                <w:lang w:val="el-GR" w:eastAsia="el-GR"/>
              </w:rPr>
            </w:rPrChange>
          </w:rPr>
          <w:t>instructor</w:t>
        </w:r>
        <w:proofErr w:type="spellEnd"/>
        <w:r w:rsidRPr="00D23304">
          <w:rPr>
            <w:rFonts w:cs="Tahoma"/>
            <w:u w:val="single"/>
            <w:lang w:val="el-GR" w:eastAsia="el-GR"/>
            <w:rPrChange w:author="Tsoumaka Erasmia" w:date="2023-07-26T11:14:00Z" w:id="660">
              <w:rPr>
                <w:rFonts w:cs="Tahoma"/>
                <w:lang w:val="el-GR" w:eastAsia="el-GR"/>
              </w:rPr>
            </w:rPrChange>
          </w:rPr>
          <w:t xml:space="preserve"> </w:t>
        </w:r>
        <w:r w:rsidRPr="00D23304">
          <w:rPr>
            <w:rFonts w:cs="Tahoma"/>
            <w:lang w:val="el-GR" w:eastAsia="el-GR"/>
          </w:rPr>
          <w:t xml:space="preserve">ορίζουν το ενδεικτικό πλάνο </w:t>
        </w:r>
      </w:ins>
      <w:ins w:author="Tsoumaka Erasmia" w:date="2023-07-26T11:15:00Z" w:id="661">
        <w:r w:rsidRPr="00D23304">
          <w:rPr>
            <w:rFonts w:cs="Tahoma"/>
            <w:lang w:val="el-GR" w:eastAsia="el-GR"/>
          </w:rPr>
          <w:t>εργασιών</w:t>
        </w:r>
      </w:ins>
      <w:ins w:author="Tsoumaka Erasmia" w:date="2023-07-26T11:11:00Z" w:id="662">
        <w:r w:rsidRPr="00D23304">
          <w:rPr>
            <w:rFonts w:cs="Tahoma"/>
            <w:lang w:val="el-GR" w:eastAsia="el-GR"/>
          </w:rPr>
          <w:t xml:space="preserve"> </w:t>
        </w:r>
      </w:ins>
      <w:ins w:author="Tsoumaka Erasmia" w:date="2023-07-26T11:15:00Z" w:id="663">
        <w:r w:rsidRPr="00A44DDD">
          <w:rPr>
            <w:rFonts w:cs="Tahoma"/>
            <w:lang w:val="el-GR" w:eastAsia="el-GR"/>
            <w:rPrChange w:author="Tsoumaka Erasmia" w:date="2023-07-26T11:19:00Z" w:id="664">
              <w:rPr>
                <w:rFonts w:cs="Tahoma"/>
                <w:lang w:val="en-US" w:eastAsia="el-GR"/>
              </w:rPr>
            </w:rPrChange>
          </w:rPr>
          <w:t>(</w:t>
        </w:r>
      </w:ins>
      <w:r w:rsidR="007A591E">
        <w:rPr>
          <w:rFonts w:cs="Tahoma"/>
          <w:lang w:val="el-GR" w:eastAsia="el-GR"/>
        </w:rPr>
        <w:t>βλ.</w:t>
      </w:r>
      <w:ins w:author="Tsoumaka Erasmia" w:date="2023-07-26T11:15:00Z" w:id="665">
        <w:r>
          <w:rPr>
            <w:rFonts w:cs="Tahoma"/>
            <w:lang w:val="el-GR" w:eastAsia="el-GR"/>
          </w:rPr>
          <w:t xml:space="preserve"> παρακάτω πλάνο)</w:t>
        </w:r>
      </w:ins>
    </w:p>
    <w:p w:rsidRPr="00A44DDD" w:rsidR="00A44DDD" w:rsidP="31FE47E4" w:rsidRDefault="00A44DDD" w14:paraId="46CA1D28" w14:textId="77777777">
      <w:pPr>
        <w:pStyle w:val="ListParagraph"/>
        <w:rPr>
          <w:ins w:author="Tsoumaka Erasmia" w:date="2023-07-26T11:19:00Z" w:id="666"/>
          <w:rFonts w:cs="Tahoma"/>
          <w:lang w:val="en-US" w:eastAsia="el-GR"/>
          <w:rPrChange w:author="Tsoumaka Erasmia" w:date="2023-07-26T11:20:00Z" w:id="667">
            <w:rPr>
              <w:ins w:author="Tsoumaka Erasmia" w:date="2023-07-26T11:19:00Z" w:id="668"/>
              <w:rFonts w:cs="Tahoma"/>
              <w:lang w:val="el-GR" w:eastAsia="el-GR"/>
            </w:rPr>
          </w:rPrChange>
        </w:rPr>
        <w:pPrChange w:author="Tsoumaka Erasmia" w:date="2023-07-26T11:19:00Z" w:id="669">
          <w:pPr>
            <w:pStyle w:val="ListParagraph"/>
            <w:numPr>
              <w:numId w:val="94"/>
            </w:numPr>
            <w:tabs>
              <w:tab w:val="num" w:pos="720"/>
            </w:tabs>
            <w:ind w:hanging="360"/>
          </w:pPr>
        </w:pPrChange>
      </w:pPr>
      <w:ins w:author="Tsoumaka Erasmia" w:date="2023-07-26T11:19:00Z" w:id="115883529">
        <w:r w:rsidRPr="31FE47E4">
          <w:rPr>
            <w:rFonts w:cs="Tahoma"/>
            <w:lang w:val="el-GR" w:eastAsia="el-GR"/>
          </w:rPr>
          <w:fldChar w:fldCharType="begin"/>
        </w:r>
        <w:r w:rsidRPr="31FE47E4">
          <w:rPr>
            <w:rFonts w:cs="Tahoma"/>
            <w:lang w:val="en-US" w:eastAsia="el-GR"/>
          </w:rPr>
          <w:instrText xml:space="preserve">HYPERLINK "C:\\Users\\tsoumakae\\Desktop\\Induction Plan </w:instrText>
        </w:r>
        <w:r w:rsidRPr="31FE47E4">
          <w:rPr>
            <w:rFonts w:cs="Tahoma"/>
            <w:lang w:val="el-GR" w:eastAsia="el-GR"/>
          </w:rPr>
          <w:instrText xml:space="preserve">για</w:instrText>
        </w:r>
        <w:r w:rsidRPr="31FE47E4">
          <w:rPr>
            <w:rFonts w:cs="Tahoma"/>
            <w:lang w:val="en-US" w:eastAsia="el-GR"/>
          </w:rPr>
          <w:instrText xml:space="preserve"> Trainee </w:instrText>
        </w:r>
        <w:r w:rsidRPr="31FE47E4">
          <w:rPr>
            <w:rFonts w:cs="Tahoma"/>
            <w:lang w:val="el-GR" w:eastAsia="el-GR"/>
          </w:rPr>
          <w:instrText xml:space="preserve">Πρακτικής</w:instrText>
        </w:r>
        <w:r w:rsidRPr="31FE47E4">
          <w:rPr>
            <w:rFonts w:cs="Tahoma"/>
            <w:lang w:val="en-US" w:eastAsia="el-GR"/>
          </w:rPr>
          <w:instrText xml:space="preserve"> </w:instrText>
        </w:r>
        <w:r w:rsidRPr="31FE47E4">
          <w:rPr>
            <w:rFonts w:cs="Tahoma"/>
            <w:lang w:val="el-GR" w:eastAsia="el-GR"/>
          </w:rPr>
          <w:instrText xml:space="preserve">Άσκησης</w:instrText>
        </w:r>
        <w:r w:rsidRPr="31FE47E4">
          <w:rPr>
            <w:rFonts w:cs="Tahoma"/>
            <w:lang w:val="en-US" w:eastAsia="el-GR"/>
          </w:rPr>
          <w:instrText xml:space="preserve">.pdf"</w:instrText>
        </w:r>
        <w:r w:rsidRPr="31FE47E4">
          <w:rPr>
            <w:rFonts w:cs="Tahoma"/>
            <w:lang w:val="el-GR" w:eastAsia="el-GR"/>
          </w:rPr>
          <w:fldChar w:fldCharType="separate"/>
        </w:r>
        <w:r w:rsidRPr="31FE47E4" w:rsidR="00A44DDD">
          <w:rPr>
            <w:rStyle w:val="Hyperlink"/>
            <w:rFonts w:cs="Tahoma"/>
            <w:lang w:val="en-US" w:eastAsia="el-GR"/>
            <w:rPrChange w:author="Tsoumaka Erasmia" w:date="2023-07-26T11:20:00Z" w:id="507989833">
              <w:rPr>
                <w:rStyle w:val="Hyperlink"/>
                <w:rFonts w:cs="Tahoma"/>
                <w:lang w:val="el-GR" w:eastAsia="el-GR"/>
              </w:rPr>
            </w:rPrChange>
          </w:rPr>
          <w:t xml:space="preserve">Induction Plan </w:t>
        </w:r>
        <w:r w:rsidRPr="31FE47E4" w:rsidR="00A44DDD">
          <w:rPr>
            <w:rStyle w:val="Hyperlink"/>
            <w:rFonts w:cs="Tahoma"/>
            <w:lang w:val="el-GR" w:eastAsia="el-GR"/>
          </w:rPr>
          <w:t>για</w:t>
        </w:r>
        <w:r w:rsidRPr="31FE47E4" w:rsidR="00A44DDD">
          <w:rPr>
            <w:rStyle w:val="Hyperlink"/>
            <w:rFonts w:cs="Tahoma"/>
            <w:lang w:val="en-US" w:eastAsia="el-GR"/>
            <w:rPrChange w:author="Tsoumaka Erasmia" w:date="2023-07-26T11:20:00Z" w:id="220098287">
              <w:rPr>
                <w:rStyle w:val="Hyperlink"/>
                <w:rFonts w:cs="Tahoma"/>
                <w:lang w:val="el-GR" w:eastAsia="el-GR"/>
              </w:rPr>
            </w:rPrChange>
          </w:rPr>
          <w:t xml:space="preserve"> Trainee </w:t>
        </w:r>
        <w:r w:rsidRPr="31FE47E4" w:rsidR="00A44DDD">
          <w:rPr>
            <w:rStyle w:val="Hyperlink"/>
            <w:rFonts w:cs="Tahoma"/>
            <w:lang w:val="el-GR" w:eastAsia="el-GR"/>
          </w:rPr>
          <w:t>Πρακτικής</w:t>
        </w:r>
        <w:r w:rsidRPr="31FE47E4" w:rsidR="00A44DDD">
          <w:rPr>
            <w:rStyle w:val="Hyperlink"/>
            <w:rFonts w:cs="Tahoma"/>
            <w:lang w:val="en-US" w:eastAsia="el-GR"/>
            <w:rPrChange w:author="Tsoumaka Erasmia" w:date="2023-07-26T11:20:00Z" w:id="979680299">
              <w:rPr>
                <w:rStyle w:val="Hyperlink"/>
                <w:rFonts w:cs="Tahoma"/>
                <w:lang w:val="el-GR" w:eastAsia="el-GR"/>
              </w:rPr>
            </w:rPrChange>
          </w:rPr>
          <w:t xml:space="preserve"> </w:t>
        </w:r>
        <w:r w:rsidRPr="31FE47E4" w:rsidR="00A44DDD">
          <w:rPr>
            <w:rStyle w:val="Hyperlink"/>
            <w:rFonts w:cs="Tahoma"/>
            <w:lang w:val="el-GR" w:eastAsia="el-GR"/>
          </w:rPr>
          <w:t>Άσκησης</w:t>
        </w:r>
        <w:r w:rsidRPr="31FE47E4" w:rsidR="00A44DDD">
          <w:rPr>
            <w:rStyle w:val="Hyperlink"/>
            <w:rFonts w:cs="Tahoma"/>
            <w:lang w:val="en-US" w:eastAsia="el-GR"/>
            <w:rPrChange w:author="Tsoumaka Erasmia" w:date="2023-07-26T11:20:00Z" w:id="1691275265">
              <w:rPr>
                <w:rStyle w:val="Hyperlink"/>
                <w:rFonts w:cs="Tahoma"/>
                <w:lang w:val="el-GR" w:eastAsia="el-GR"/>
              </w:rPr>
            </w:rPrChange>
          </w:rPr>
          <w:t>.pdf</w:t>
        </w:r>
        <w:r w:rsidRPr="31FE47E4">
          <w:rPr>
            <w:rFonts w:cs="Tahoma"/>
            <w:lang w:val="el-GR" w:eastAsia="el-GR"/>
          </w:rPr>
          <w:fldChar w:fldCharType="end"/>
        </w:r>
      </w:ins>
    </w:p>
    <w:p w:rsidRPr="00A44DDD" w:rsidR="00A44DDD" w:rsidRDefault="00A44DDD" w14:paraId="592A4EB1" w14:textId="77777777">
      <w:pPr>
        <w:ind w:left="720"/>
        <w:rPr>
          <w:ins w:author="Tsoumaka Erasmia" w:date="2023-07-26T11:18:00Z" w:id="679"/>
          <w:rFonts w:cs="Tahoma"/>
          <w:lang w:val="en-US" w:eastAsia="el-GR"/>
          <w:rPrChange w:author="Tsoumaka Erasmia" w:date="2023-07-26T11:20:00Z" w:id="680">
            <w:rPr>
              <w:ins w:author="Tsoumaka Erasmia" w:date="2023-07-26T11:18:00Z" w:id="681"/>
              <w:rFonts w:cs="Tahoma"/>
              <w:lang w:val="el-GR" w:eastAsia="el-GR"/>
            </w:rPr>
          </w:rPrChange>
        </w:rPr>
        <w:pPrChange w:author="Tsoumaka Erasmia" w:date="2023-07-26T11:18:00Z" w:id="682">
          <w:pPr>
            <w:numPr>
              <w:ilvl w:val="1"/>
              <w:numId w:val="94"/>
            </w:numPr>
            <w:tabs>
              <w:tab w:val="num" w:pos="1440"/>
            </w:tabs>
            <w:ind w:left="1440" w:hanging="360"/>
          </w:pPr>
        </w:pPrChange>
      </w:pPr>
    </w:p>
    <w:p w:rsidRPr="00A44DDD" w:rsidR="00A44DDD" w:rsidP="00A44DDD" w:rsidRDefault="00A44DDD" w14:paraId="591B4B84" w14:textId="187AFF32">
      <w:pPr>
        <w:pStyle w:val="ListParagraph"/>
        <w:numPr>
          <w:ilvl w:val="0"/>
          <w:numId w:val="94"/>
        </w:numPr>
        <w:rPr>
          <w:ins w:author="Tsoumaka Erasmia" w:date="2023-07-26T11:19:00Z" w:id="683"/>
          <w:rFonts w:cs="Tahoma"/>
          <w:lang w:val="el-GR" w:eastAsia="el-GR"/>
          <w:rPrChange w:author="Tsoumaka Erasmia" w:date="2023-07-26T11:19:00Z" w:id="684">
            <w:rPr>
              <w:ins w:author="Tsoumaka Erasmia" w:date="2023-07-26T11:19:00Z" w:id="685"/>
            </w:rPr>
          </w:rPrChange>
        </w:rPr>
      </w:pPr>
      <w:ins w:author="Tsoumaka Erasmia" w:date="2023-07-26T11:18:00Z" w:id="686">
        <w:r w:rsidRPr="00A44DDD">
          <w:rPr>
            <w:lang w:val="el-GR"/>
            <w:rPrChange w:author="Tsoumaka Erasmia" w:date="2023-07-26T11:20:00Z" w:id="687">
              <w:rPr/>
            </w:rPrChange>
          </w:rPr>
          <w:t xml:space="preserve">Ο </w:t>
        </w:r>
        <w:r w:rsidRPr="00A44DDD">
          <w:rPr>
            <w:rStyle w:val="notion-enable-hover"/>
            <w:u w:val="single"/>
            <w:rPrChange w:author="Tsoumaka Erasmia" w:date="2023-07-26T11:19:00Z" w:id="688">
              <w:rPr>
                <w:rStyle w:val="notion-enable-hover"/>
                <w:b/>
                <w:bCs/>
              </w:rPr>
            </w:rPrChange>
          </w:rPr>
          <w:t>HR</w:t>
        </w:r>
        <w:r w:rsidRPr="00A44DDD">
          <w:rPr>
            <w:rStyle w:val="notion-enable-hover"/>
            <w:u w:val="single"/>
            <w:lang w:val="el-GR"/>
            <w:rPrChange w:author="Tsoumaka Erasmia" w:date="2023-07-26T11:20:00Z" w:id="689">
              <w:rPr>
                <w:rStyle w:val="notion-enable-hover"/>
                <w:b/>
                <w:bCs/>
              </w:rPr>
            </w:rPrChange>
          </w:rPr>
          <w:t xml:space="preserve"> </w:t>
        </w:r>
        <w:r w:rsidRPr="00A44DDD">
          <w:rPr>
            <w:rStyle w:val="notion-enable-hover"/>
            <w:u w:val="single"/>
            <w:rPrChange w:author="Tsoumaka Erasmia" w:date="2023-07-26T11:19:00Z" w:id="690">
              <w:rPr>
                <w:rStyle w:val="notion-enable-hover"/>
                <w:b/>
                <w:bCs/>
              </w:rPr>
            </w:rPrChange>
          </w:rPr>
          <w:t>Recruiter</w:t>
        </w:r>
        <w:r w:rsidRPr="00A44DDD">
          <w:rPr>
            <w:rStyle w:val="notion-enable-hover"/>
            <w:b/>
            <w:bCs/>
            <w:lang w:val="el-GR"/>
            <w:rPrChange w:author="Tsoumaka Erasmia" w:date="2023-07-26T11:20:00Z" w:id="691">
              <w:rPr>
                <w:rStyle w:val="notion-enable-hover"/>
                <w:b/>
                <w:bCs/>
              </w:rPr>
            </w:rPrChange>
          </w:rPr>
          <w:t xml:space="preserve"> </w:t>
        </w:r>
      </w:ins>
      <w:ins w:author="Tsoumaka Erasmia" w:date="2023-07-26T11:19:00Z" w:id="692">
        <w:r>
          <w:rPr>
            <w:lang w:val="el-GR"/>
          </w:rPr>
          <w:t xml:space="preserve">λαμβάνει το συμφωνητικό </w:t>
        </w:r>
      </w:ins>
      <w:ins w:author="Tsoumaka Erasmia" w:date="2023-07-26T11:18:00Z" w:id="693">
        <w:r w:rsidRPr="00A44DDD">
          <w:rPr>
            <w:lang w:val="el-GR"/>
            <w:rPrChange w:author="Tsoumaka Erasmia" w:date="2023-07-26T11:20:00Z" w:id="694">
              <w:rPr/>
            </w:rPrChange>
          </w:rPr>
          <w:t>συνεργασίας από το αντίστοιχο Πανεπιστήμιο το οποίο ελέγχεται και υπογράφεται από τον νόμιμο εκπρόσωπο του Φορέα Υποδοχής</w:t>
        </w:r>
      </w:ins>
    </w:p>
    <w:p w:rsidRPr="007A591E" w:rsidR="00A44DDD" w:rsidP="00A44DDD" w:rsidRDefault="00A44DDD" w14:paraId="419CD70A" w14:textId="01ADBB9E">
      <w:pPr>
        <w:rPr>
          <w:ins w:author="Tsoumaka Erasmia" w:date="2023-07-26T11:19:00Z" w:id="695"/>
          <w:rFonts w:cs="Tahoma"/>
          <w:b/>
          <w:bCs/>
          <w:i/>
          <w:iCs/>
          <w:lang w:val="el-GR" w:eastAsia="el-GR"/>
          <w:rPrChange w:author="Tsoumaka Erasmia" w:date="2023-07-26T11:20:00Z" w:id="696">
            <w:rPr>
              <w:ins w:author="Tsoumaka Erasmia" w:date="2023-07-26T11:19:00Z" w:id="697"/>
              <w:rFonts w:cs="Tahoma"/>
              <w:lang w:val="el-GR" w:eastAsia="el-GR"/>
            </w:rPr>
          </w:rPrChange>
        </w:rPr>
      </w:pPr>
    </w:p>
    <w:p w:rsidRPr="007A591E" w:rsidR="00A44DDD" w:rsidP="00A44DDD" w:rsidRDefault="00A44DDD" w14:paraId="01033BA6" w14:textId="2CC2C7CA">
      <w:pPr>
        <w:rPr>
          <w:ins w:author="Tsoumaka Erasmia" w:date="2023-07-26T11:19:00Z" w:id="698"/>
          <w:rFonts w:cs="Tahoma"/>
          <w:b/>
          <w:bCs/>
          <w:i/>
          <w:iCs/>
          <w:lang w:val="el-GR" w:eastAsia="el-GR"/>
          <w:rPrChange w:author="Tsoumaka Erasmia" w:date="2023-07-26T11:21:00Z" w:id="699">
            <w:rPr>
              <w:ins w:author="Tsoumaka Erasmia" w:date="2023-07-26T11:19:00Z" w:id="700"/>
              <w:rFonts w:cs="Tahoma"/>
              <w:lang w:val="el-GR" w:eastAsia="el-GR"/>
            </w:rPr>
          </w:rPrChange>
        </w:rPr>
      </w:pPr>
      <w:ins w:author="Tsoumaka Erasmia" w:date="2023-07-26T11:19:00Z" w:id="701">
        <w:r w:rsidRPr="007A591E">
          <w:rPr>
            <w:rFonts w:cs="Tahoma"/>
            <w:b/>
            <w:bCs/>
            <w:i/>
            <w:iCs/>
            <w:lang w:val="en-US" w:eastAsia="el-GR"/>
            <w:rPrChange w:author="Tsoumaka Erasmia" w:date="2023-07-26T11:20:00Z" w:id="702">
              <w:rPr>
                <w:rFonts w:cs="Tahoma"/>
                <w:lang w:val="en-US" w:eastAsia="el-GR"/>
              </w:rPr>
            </w:rPrChange>
          </w:rPr>
          <w:t>V</w:t>
        </w:r>
        <w:r w:rsidRPr="007A591E">
          <w:rPr>
            <w:rFonts w:cs="Tahoma"/>
            <w:b/>
            <w:bCs/>
            <w:i/>
            <w:iCs/>
            <w:lang w:val="el-GR" w:eastAsia="el-GR"/>
            <w:rPrChange w:author="Tsoumaka Erasmia" w:date="2023-07-26T11:21:00Z" w:id="703">
              <w:rPr>
                <w:rFonts w:cs="Tahoma"/>
                <w:lang w:val="en-US" w:eastAsia="el-GR"/>
              </w:rPr>
            </w:rPrChange>
          </w:rPr>
          <w:t>.</w:t>
        </w:r>
      </w:ins>
      <w:ins w:author="Tsoumaka Erasmia" w:date="2023-07-26T11:20:00Z" w:id="704">
        <w:r w:rsidRPr="007A591E">
          <w:rPr>
            <w:b/>
            <w:bCs/>
            <w:i/>
            <w:iCs/>
            <w:lang w:val="el-GR"/>
            <w:rPrChange w:author="Tsoumaka Erasmia" w:date="2023-07-26T11:21:00Z" w:id="705">
              <w:rPr>
                <w:b/>
                <w:bCs/>
              </w:rPr>
            </w:rPrChange>
          </w:rPr>
          <w:t xml:space="preserve"> </w:t>
        </w:r>
        <w:r w:rsidRPr="007A591E">
          <w:rPr>
            <w:b/>
            <w:bCs/>
            <w:i/>
            <w:iCs/>
            <w:lang w:val="el-GR"/>
          </w:rPr>
          <w:t>Φάση</w:t>
        </w:r>
        <w:r w:rsidRPr="007A591E">
          <w:rPr>
            <w:rStyle w:val="notion-enable-hover"/>
            <w:b/>
            <w:bCs/>
            <w:i/>
            <w:iCs/>
            <w:lang w:val="el-GR"/>
            <w:rPrChange w:author="Tsoumaka Erasmia" w:date="2023-07-26T11:21:00Z" w:id="706">
              <w:rPr>
                <w:rStyle w:val="notion-enable-hover"/>
                <w:b/>
                <w:bCs/>
              </w:rPr>
            </w:rPrChange>
          </w:rPr>
          <w:t xml:space="preserve"> Β4: </w:t>
        </w:r>
      </w:ins>
      <w:ins w:author="Tsoumaka Erasmia" w:date="2023-07-26T11:21:00Z" w:id="707">
        <w:r w:rsidRPr="007A591E">
          <w:rPr>
            <w:rStyle w:val="notion-enable-hover"/>
            <w:b/>
            <w:bCs/>
            <w:i/>
            <w:iCs/>
            <w:lang w:val="el-GR"/>
          </w:rPr>
          <w:t>Απόρριψη</w:t>
        </w:r>
      </w:ins>
      <w:ins w:author="Tsoumaka Erasmia" w:date="2023-07-26T11:20:00Z" w:id="708">
        <w:r w:rsidRPr="007A591E">
          <w:rPr>
            <w:rStyle w:val="notion-enable-hover"/>
            <w:b/>
            <w:bCs/>
            <w:i/>
            <w:iCs/>
            <w:lang w:val="el-GR"/>
            <w:rPrChange w:author="Tsoumaka Erasmia" w:date="2023-07-26T11:21:00Z" w:id="709">
              <w:rPr>
                <w:rStyle w:val="notion-enable-hover"/>
                <w:b/>
                <w:bCs/>
              </w:rPr>
            </w:rPrChange>
          </w:rPr>
          <w:t xml:space="preserve"> Υποψηφίου</w:t>
        </w:r>
      </w:ins>
    </w:p>
    <w:p w:rsidRPr="00A44DDD" w:rsidR="00A44DDD" w:rsidP="31FE47E4" w:rsidRDefault="00A44DDD" w14:paraId="4210D57B" w14:textId="67E1B182">
      <w:pPr>
        <w:rPr>
          <w:ins w:author="Tsoumaka Erasmia" w:date="2023-07-26T11:17:00Z" w:id="710"/>
          <w:rFonts w:cs="Tahoma"/>
          <w:lang w:val="el-GR" w:eastAsia="el-GR"/>
        </w:rPr>
        <w:pPrChange w:author="Tsoumaka Erasmia" w:date="2023-07-26T11:19:00Z" w:id="711">
          <w:pPr>
            <w:numPr>
              <w:ilvl w:val="1"/>
              <w:numId w:val="94"/>
            </w:numPr>
            <w:tabs>
              <w:tab w:val="num" w:pos="1440"/>
            </w:tabs>
            <w:ind w:left="1440" w:hanging="360"/>
          </w:pPr>
        </w:pPrChange>
      </w:pPr>
      <w:ins w:author="Tsoumaka Erasmia" w:date="2023-07-26T11:20:00Z" w:id="562706276">
        <w:r w:rsidRPr="31FE47E4" w:rsidR="00A44DDD">
          <w:rPr>
            <w:rFonts w:cs="Tahoma"/>
            <w:lang w:eastAsia="el-GR"/>
          </w:rPr>
          <w:t>O</w:t>
        </w:r>
        <w:r w:rsidRPr="31FE47E4" w:rsidR="00A44DDD">
          <w:rPr>
            <w:rFonts w:cs="Tahoma"/>
            <w:lang w:val="el-GR" w:eastAsia="el-GR"/>
            <w:rPrChange w:author="Tsoumaka Erasmia" w:date="2023-07-26T11:21:00Z" w:id="1272262458">
              <w:rPr>
                <w:rFonts w:cs="Tahoma"/>
                <w:lang w:eastAsia="el-GR"/>
              </w:rPr>
            </w:rPrChange>
          </w:rPr>
          <w:t xml:space="preserve"> </w:t>
        </w:r>
        <w:r w:rsidRPr="31FE47E4" w:rsidR="00A44DDD">
          <w:rPr>
            <w:rFonts w:cs="Tahoma"/>
            <w:u w:val="single"/>
            <w:lang w:eastAsia="el-GR"/>
            <w:rPrChange w:author="Tsoumaka Erasmia" w:date="2023-07-26T11:20:00Z" w:id="1253062168">
              <w:rPr>
                <w:rFonts w:cs="Tahoma"/>
                <w:b w:val="1"/>
                <w:bCs w:val="1"/>
                <w:lang w:eastAsia="el-GR"/>
              </w:rPr>
            </w:rPrChange>
          </w:rPr>
          <w:t>HR</w:t>
        </w:r>
        <w:r w:rsidRPr="31FE47E4" w:rsidR="00A44DDD">
          <w:rPr>
            <w:rFonts w:cs="Tahoma"/>
            <w:u w:val="single"/>
            <w:lang w:val="el-GR" w:eastAsia="el-GR"/>
            <w:rPrChange w:author="Tsoumaka Erasmia" w:date="2023-07-26T11:21:00Z" w:id="159011092">
              <w:rPr>
                <w:rFonts w:cs="Tahoma"/>
                <w:b w:val="1"/>
                <w:bCs w:val="1"/>
                <w:lang w:eastAsia="el-GR"/>
              </w:rPr>
            </w:rPrChange>
          </w:rPr>
          <w:t xml:space="preserve"> </w:t>
        </w:r>
        <w:r w:rsidRPr="31FE47E4" w:rsidR="00A44DDD">
          <w:rPr>
            <w:rFonts w:cs="Tahoma"/>
            <w:u w:val="single"/>
            <w:lang w:eastAsia="el-GR"/>
            <w:rPrChange w:author="Tsoumaka Erasmia" w:date="2023-07-26T11:20:00Z" w:id="965129240">
              <w:rPr>
                <w:rFonts w:cs="Tahoma"/>
                <w:b w:val="1"/>
                <w:bCs w:val="1"/>
                <w:lang w:eastAsia="el-GR"/>
              </w:rPr>
            </w:rPrChange>
          </w:rPr>
          <w:t>Recruiter</w:t>
        </w:r>
        <w:r w:rsidRPr="31FE47E4" w:rsidR="00A44DDD">
          <w:rPr>
            <w:rFonts w:cs="Tahoma"/>
            <w:b w:val="1"/>
            <w:bCs w:val="1"/>
            <w:lang w:val="el-GR" w:eastAsia="el-GR"/>
            <w:rPrChange w:author="Tsoumaka Erasmia" w:date="2023-07-26T11:21:00Z" w:id="749503194">
              <w:rPr>
                <w:rFonts w:cs="Tahoma"/>
                <w:b w:val="1"/>
                <w:bCs w:val="1"/>
                <w:lang w:eastAsia="el-GR"/>
              </w:rPr>
            </w:rPrChange>
          </w:rPr>
          <w:t xml:space="preserve"> </w:t>
        </w:r>
        <w:r w:rsidRPr="31FE47E4" w:rsidR="00A44DDD">
          <w:rPr>
            <w:rFonts w:cs="Tahoma"/>
            <w:lang w:val="el-GR" w:eastAsia="el-GR"/>
            <w:rPrChange w:author="Tsoumaka Erasmia" w:date="2023-07-26T11:21:00Z" w:id="280630434">
              <w:rPr>
                <w:rFonts w:cs="Tahoma"/>
                <w:lang w:eastAsia="el-GR"/>
              </w:rPr>
            </w:rPrChange>
          </w:rPr>
          <w:t>ενημερώνει (τηλεφωνική επικοινωνία)</w:t>
        </w:r>
        <w:r w:rsidRPr="31FE47E4" w:rsidR="00A44DDD">
          <w:rPr>
            <w:rFonts w:cs="Tahoma"/>
            <w:b w:val="1"/>
            <w:bCs w:val="1"/>
            <w:lang w:val="el-GR" w:eastAsia="el-GR"/>
            <w:rPrChange w:author="Tsoumaka Erasmia" w:date="2023-07-26T11:21:00Z" w:id="557865848">
              <w:rPr>
                <w:rFonts w:cs="Tahoma"/>
                <w:b w:val="1"/>
                <w:bCs w:val="1"/>
                <w:lang w:eastAsia="el-GR"/>
              </w:rPr>
            </w:rPrChange>
          </w:rPr>
          <w:t xml:space="preserve"> </w:t>
        </w:r>
        <w:r w:rsidRPr="31FE47E4" w:rsidR="00A44DDD">
          <w:rPr>
            <w:rFonts w:cs="Tahoma"/>
            <w:lang w:val="el-GR" w:eastAsia="el-GR"/>
            <w:rPrChange w:author="Tsoumaka Erasmia" w:date="2023-07-26T11:21:00Z" w:id="1271738613">
              <w:rPr>
                <w:rFonts w:cs="Tahoma"/>
                <w:lang w:eastAsia="el-GR"/>
              </w:rPr>
            </w:rPrChange>
          </w:rPr>
          <w:t xml:space="preserve">τον υποψήφιο </w:t>
        </w:r>
      </w:ins>
      <w:ins w:author="Tsoumaka Erasmia" w:date="2023-07-26T11:28:00Z" w:id="1207898955">
        <w:r w:rsidRPr="31FE47E4" w:rsidR="00A44DDD">
          <w:rPr>
            <w:rFonts w:cs="Tahoma"/>
            <w:lang w:val="el-GR" w:eastAsia="el-GR"/>
          </w:rPr>
          <w:t>ότι</w:t>
        </w:r>
      </w:ins>
      <w:ins w:author="Tsoumaka Erasmia" w:date="2023-07-26T11:20:00Z" w:id="1040770142">
        <w:r w:rsidRPr="31FE47E4" w:rsidR="00A44DDD">
          <w:rPr>
            <w:rFonts w:cs="Tahoma"/>
            <w:lang w:val="el-GR" w:eastAsia="el-GR"/>
            <w:rPrChange w:author="Tsoumaka Erasmia" w:date="2023-07-26T11:21:00Z" w:id="938299694">
              <w:rPr>
                <w:rFonts w:cs="Tahoma"/>
                <w:lang w:eastAsia="el-GR"/>
              </w:rPr>
            </w:rPrChange>
          </w:rPr>
          <w:t xml:space="preserve"> δεν θα υπάρξει συνεργασία στην παρούσα φάση</w:t>
        </w:r>
      </w:ins>
    </w:p>
    <w:p w:rsidRPr="00A44DDD" w:rsidR="00A44DDD" w:rsidP="00A44DDD" w:rsidRDefault="00A44DDD" w14:paraId="435FB280" w14:textId="0D79AB56">
      <w:pPr>
        <w:rPr>
          <w:ins w:author="Tsoumaka Erasmia" w:date="2023-07-26T11:21:00Z" w:id="724"/>
          <w:rFonts w:cs="Tahoma"/>
          <w:i/>
          <w:iCs/>
          <w:lang w:val="el-GR" w:eastAsia="el-GR"/>
          <w:rPrChange w:author="Tsoumaka Erasmia" w:date="2023-07-26T11:21:00Z" w:id="725">
            <w:rPr>
              <w:ins w:author="Tsoumaka Erasmia" w:date="2023-07-26T11:21:00Z" w:id="726"/>
              <w:rFonts w:cs="Tahoma"/>
              <w:lang w:val="el-GR" w:eastAsia="el-GR"/>
            </w:rPr>
          </w:rPrChange>
        </w:rPr>
      </w:pPr>
    </w:p>
    <w:p w:rsidRPr="007A591E" w:rsidR="00A44DDD" w:rsidP="00A44DDD" w:rsidRDefault="00A44DDD" w14:paraId="0FAEAAA2" w14:textId="56E58CDB">
      <w:pPr>
        <w:rPr>
          <w:ins w:author="Tsoumaka Erasmia" w:date="2023-07-26T11:21:00Z" w:id="727"/>
          <w:rStyle w:val="notion-enable-hover"/>
          <w:b/>
          <w:bCs/>
          <w:i/>
          <w:iCs/>
          <w:lang w:val="en-US"/>
          <w:rPrChange w:author="Tsoumaka Erasmia" w:date="2023-07-26T11:28:00Z" w:id="728">
            <w:rPr>
              <w:ins w:author="Tsoumaka Erasmia" w:date="2023-07-26T11:21:00Z" w:id="729"/>
              <w:rStyle w:val="notion-enable-hover"/>
              <w:i/>
              <w:iCs/>
            </w:rPr>
          </w:rPrChange>
        </w:rPr>
      </w:pPr>
      <w:ins w:author="Tsoumaka Erasmia" w:date="2023-07-26T11:21:00Z" w:id="730">
        <w:r w:rsidRPr="007A591E">
          <w:rPr>
            <w:rFonts w:cs="Tahoma"/>
            <w:b/>
            <w:bCs/>
            <w:i/>
            <w:iCs/>
            <w:lang w:val="en-US" w:eastAsia="el-GR"/>
            <w:rPrChange w:author="Tsoumaka Erasmia" w:date="2023-07-26T11:21:00Z" w:id="731">
              <w:rPr>
                <w:rFonts w:cs="Tahoma"/>
                <w:lang w:val="en-US" w:eastAsia="el-GR"/>
              </w:rPr>
            </w:rPrChange>
          </w:rPr>
          <w:t>Vi</w:t>
        </w:r>
        <w:r w:rsidRPr="007A591E">
          <w:rPr>
            <w:rFonts w:cs="Tahoma"/>
            <w:b/>
            <w:bCs/>
            <w:i/>
            <w:iCs/>
            <w:lang w:val="en-US" w:eastAsia="el-GR"/>
            <w:rPrChange w:author="Tsoumaka Erasmia" w:date="2023-07-26T11:28:00Z" w:id="732">
              <w:rPr>
                <w:rFonts w:cs="Tahoma"/>
                <w:lang w:val="en-US" w:eastAsia="el-GR"/>
              </w:rPr>
            </w:rPrChange>
          </w:rPr>
          <w:t>.</w:t>
        </w:r>
        <w:r w:rsidRPr="007A591E">
          <w:rPr>
            <w:b/>
            <w:bCs/>
            <w:i/>
            <w:iCs/>
            <w:lang w:val="en-US"/>
            <w:rPrChange w:author="Tsoumaka Erasmia" w:date="2023-07-26T11:28:00Z" w:id="733">
              <w:rPr>
                <w:b/>
                <w:bCs/>
              </w:rPr>
            </w:rPrChange>
          </w:rPr>
          <w:t xml:space="preserve"> </w:t>
        </w:r>
        <w:r w:rsidRPr="007A591E">
          <w:rPr>
            <w:rStyle w:val="notion-enable-hover"/>
            <w:b/>
            <w:bCs/>
            <w:i/>
            <w:iCs/>
            <w:lang w:val="el-GR"/>
            <w:rPrChange w:author="Tsoumaka Erasmia" w:date="2023-07-26T11:22:00Z" w:id="734">
              <w:rPr>
                <w:rStyle w:val="notion-enable-hover"/>
                <w:b/>
                <w:bCs/>
              </w:rPr>
            </w:rPrChange>
          </w:rPr>
          <w:t>Φάση</w:t>
        </w:r>
        <w:r w:rsidRPr="007A591E">
          <w:rPr>
            <w:rStyle w:val="notion-enable-hover"/>
            <w:b/>
            <w:bCs/>
            <w:i/>
            <w:iCs/>
            <w:lang w:val="en-US"/>
            <w:rPrChange w:author="Tsoumaka Erasmia" w:date="2023-07-26T11:28:00Z" w:id="735">
              <w:rPr>
                <w:rStyle w:val="notion-enable-hover"/>
                <w:b/>
                <w:bCs/>
              </w:rPr>
            </w:rPrChange>
          </w:rPr>
          <w:t xml:space="preserve"> </w:t>
        </w:r>
        <w:r w:rsidRPr="007A591E">
          <w:rPr>
            <w:rStyle w:val="notion-enable-hover"/>
            <w:b/>
            <w:bCs/>
            <w:i/>
            <w:iCs/>
            <w:lang w:val="el-GR"/>
            <w:rPrChange w:author="Tsoumaka Erasmia" w:date="2023-07-26T11:22:00Z" w:id="736">
              <w:rPr>
                <w:rStyle w:val="notion-enable-hover"/>
                <w:b/>
                <w:bCs/>
              </w:rPr>
            </w:rPrChange>
          </w:rPr>
          <w:t>Γ</w:t>
        </w:r>
        <w:r w:rsidRPr="007A591E">
          <w:rPr>
            <w:rStyle w:val="notion-enable-hover"/>
            <w:b/>
            <w:bCs/>
            <w:i/>
            <w:iCs/>
            <w:lang w:val="en-US"/>
            <w:rPrChange w:author="Tsoumaka Erasmia" w:date="2023-07-26T11:28:00Z" w:id="737">
              <w:rPr>
                <w:rStyle w:val="notion-enable-hover"/>
                <w:b/>
                <w:bCs/>
              </w:rPr>
            </w:rPrChange>
          </w:rPr>
          <w:t xml:space="preserve">: </w:t>
        </w:r>
        <w:r w:rsidRPr="007A591E">
          <w:rPr>
            <w:rStyle w:val="notion-enable-hover"/>
            <w:b/>
            <w:bCs/>
            <w:i/>
            <w:iCs/>
            <w:lang w:val="el-GR"/>
            <w:rPrChange w:author="Tsoumaka Erasmia" w:date="2023-07-26T11:22:00Z" w:id="738">
              <w:rPr>
                <w:rStyle w:val="notion-enable-hover"/>
                <w:b/>
                <w:bCs/>
              </w:rPr>
            </w:rPrChange>
          </w:rPr>
          <w:t>Πρακτική</w:t>
        </w:r>
        <w:r w:rsidRPr="007A591E">
          <w:rPr>
            <w:rStyle w:val="notion-enable-hover"/>
            <w:b/>
            <w:bCs/>
            <w:i/>
            <w:iCs/>
            <w:lang w:val="en-US"/>
            <w:rPrChange w:author="Tsoumaka Erasmia" w:date="2023-07-26T11:28:00Z" w:id="739">
              <w:rPr>
                <w:rStyle w:val="notion-enable-hover"/>
                <w:b/>
                <w:bCs/>
              </w:rPr>
            </w:rPrChange>
          </w:rPr>
          <w:t xml:space="preserve"> </w:t>
        </w:r>
        <w:r w:rsidRPr="007A591E">
          <w:rPr>
            <w:rStyle w:val="notion-enable-hover"/>
            <w:b/>
            <w:bCs/>
            <w:i/>
            <w:iCs/>
            <w:lang w:val="el-GR"/>
            <w:rPrChange w:author="Tsoumaka Erasmia" w:date="2023-07-26T11:22:00Z" w:id="740">
              <w:rPr>
                <w:rStyle w:val="notion-enable-hover"/>
                <w:b/>
                <w:bCs/>
              </w:rPr>
            </w:rPrChange>
          </w:rPr>
          <w:t>Άσκηση</w:t>
        </w:r>
        <w:r w:rsidRPr="007A591E">
          <w:rPr>
            <w:rStyle w:val="notion-enable-hover"/>
            <w:b/>
            <w:bCs/>
            <w:i/>
            <w:iCs/>
            <w:lang w:val="en-US"/>
            <w:rPrChange w:author="Tsoumaka Erasmia" w:date="2023-07-26T11:28:00Z" w:id="741">
              <w:rPr>
                <w:rStyle w:val="notion-enable-hover"/>
                <w:b/>
                <w:bCs/>
              </w:rPr>
            </w:rPrChange>
          </w:rPr>
          <w:t xml:space="preserve"> (</w:t>
        </w:r>
        <w:r w:rsidRPr="007A591E">
          <w:rPr>
            <w:rStyle w:val="notion-enable-hover"/>
            <w:b/>
            <w:bCs/>
            <w:i/>
            <w:iCs/>
            <w:lang w:val="el-GR"/>
            <w:rPrChange w:author="Tsoumaka Erasmia" w:date="2023-07-26T11:22:00Z" w:id="742">
              <w:rPr>
                <w:rStyle w:val="notion-enable-hover"/>
                <w:b/>
                <w:bCs/>
              </w:rPr>
            </w:rPrChange>
          </w:rPr>
          <w:t>Ι</w:t>
        </w:r>
      </w:ins>
      <w:ins w:author="Tsoumaka Erasmia" w:date="2023-07-26T11:28:00Z" w:id="743">
        <w:r w:rsidRPr="007A591E">
          <w:rPr>
            <w:rStyle w:val="notion-enable-hover"/>
            <w:b/>
            <w:bCs/>
            <w:i/>
            <w:iCs/>
          </w:rPr>
          <w:t xml:space="preserve">implementation </w:t>
        </w:r>
      </w:ins>
      <w:ins w:author="Tsoumaka Erasmia" w:date="2023-07-26T11:21:00Z" w:id="744">
        <w:r w:rsidRPr="007A591E">
          <w:rPr>
            <w:rStyle w:val="notion-enable-hover"/>
            <w:b/>
            <w:bCs/>
            <w:i/>
            <w:iCs/>
            <w:rPrChange w:author="Tsoumaka Erasmia" w:date="2023-07-26T11:21:00Z" w:id="745">
              <w:rPr>
                <w:rStyle w:val="notion-enable-hover"/>
                <w:b/>
                <w:bCs/>
              </w:rPr>
            </w:rPrChange>
          </w:rPr>
          <w:t>Phase</w:t>
        </w:r>
        <w:r w:rsidRPr="007A591E">
          <w:rPr>
            <w:rStyle w:val="notion-enable-hover"/>
            <w:b/>
            <w:bCs/>
            <w:i/>
            <w:iCs/>
            <w:lang w:val="en-US"/>
            <w:rPrChange w:author="Tsoumaka Erasmia" w:date="2023-07-26T11:28:00Z" w:id="746">
              <w:rPr>
                <w:rStyle w:val="notion-enable-hover"/>
                <w:b/>
                <w:bCs/>
              </w:rPr>
            </w:rPrChange>
          </w:rPr>
          <w:t>)</w:t>
        </w:r>
      </w:ins>
    </w:p>
    <w:p w:rsidRPr="00A44DDD" w:rsidR="00A44DDD" w:rsidP="00A44DDD" w:rsidRDefault="00A44DDD" w14:paraId="6D71CB46" w14:textId="1E79575B">
      <w:pPr>
        <w:rPr>
          <w:ins w:author="Tsoumaka Erasmia" w:date="2023-07-26T11:21:00Z" w:id="747"/>
          <w:rFonts w:cs="Tahoma"/>
          <w:lang w:val="el-GR" w:eastAsia="el-GR"/>
        </w:rPr>
      </w:pPr>
      <w:ins w:author="Tsoumaka Erasmia" w:date="2023-07-26T11:21:00Z" w:id="748">
        <w:r w:rsidRPr="00A44DDD">
          <w:rPr>
            <w:rFonts w:cs="Tahoma"/>
            <w:lang w:val="el-GR" w:eastAsia="el-GR"/>
          </w:rPr>
          <w:t xml:space="preserve">Ο </w:t>
        </w:r>
        <w:r w:rsidRPr="00A44DDD">
          <w:rPr>
            <w:rFonts w:cs="Tahoma"/>
            <w:u w:val="single"/>
            <w:lang w:val="el-GR" w:eastAsia="el-GR"/>
            <w:rPrChange w:author="Tsoumaka Erasmia" w:date="2023-07-26T11:22:00Z" w:id="749">
              <w:rPr>
                <w:rFonts w:cs="Tahoma"/>
                <w:b/>
                <w:bCs/>
                <w:lang w:val="el-GR" w:eastAsia="el-GR"/>
              </w:rPr>
            </w:rPrChange>
          </w:rPr>
          <w:t xml:space="preserve">HR </w:t>
        </w:r>
      </w:ins>
      <w:ins w:author="Tsoumaka Erasmia" w:date="2023-07-26T11:28:00Z" w:id="750">
        <w:r>
          <w:rPr>
            <w:rFonts w:cs="Tahoma"/>
            <w:u w:val="single"/>
            <w:lang w:val="en-US" w:eastAsia="el-GR"/>
          </w:rPr>
          <w:t>Recruiter</w:t>
        </w:r>
      </w:ins>
      <w:ins w:author="Tsoumaka Erasmia" w:date="2023-07-26T11:21:00Z" w:id="751">
        <w:r w:rsidRPr="00A44DDD">
          <w:rPr>
            <w:rFonts w:cs="Tahoma"/>
            <w:u w:val="single"/>
            <w:lang w:val="el-GR" w:eastAsia="el-GR"/>
            <w:rPrChange w:author="Tsoumaka Erasmia" w:date="2023-07-26T11:22:00Z" w:id="752">
              <w:rPr>
                <w:rFonts w:cs="Tahoma"/>
                <w:b/>
                <w:bCs/>
                <w:lang w:val="el-GR" w:eastAsia="el-GR"/>
              </w:rPr>
            </w:rPrChange>
          </w:rPr>
          <w:t xml:space="preserve"> &amp; BU </w:t>
        </w:r>
      </w:ins>
      <w:ins w:author="Tsoumaka Erasmia" w:date="2023-07-26T11:28:00Z" w:id="753">
        <w:r>
          <w:rPr>
            <w:rFonts w:cs="Tahoma"/>
            <w:u w:val="single"/>
            <w:lang w:val="en-US" w:eastAsia="el-GR"/>
          </w:rPr>
          <w:t>instructor</w:t>
        </w:r>
      </w:ins>
      <w:ins w:author="Tsoumaka Erasmia" w:date="2023-07-26T11:21:00Z" w:id="754">
        <w:r w:rsidRPr="00A44DDD">
          <w:rPr>
            <w:rFonts w:cs="Tahoma"/>
            <w:lang w:val="el-GR" w:eastAsia="el-GR"/>
          </w:rPr>
          <w:t xml:space="preserve"> </w:t>
        </w:r>
      </w:ins>
      <w:r w:rsidRPr="00A44DDD" w:rsidR="007A591E">
        <w:rPr>
          <w:rFonts w:cs="Tahoma"/>
          <w:lang w:val="el-GR" w:eastAsia="el-GR"/>
        </w:rPr>
        <w:t>πραγματοποιούν</w:t>
      </w:r>
      <w:ins w:author="Tsoumaka Erasmia" w:date="2023-07-26T11:21:00Z" w:id="755">
        <w:r w:rsidRPr="00A44DDD">
          <w:rPr>
            <w:rFonts w:cs="Tahoma"/>
            <w:lang w:val="el-GR" w:eastAsia="el-GR"/>
          </w:rPr>
          <w:t xml:space="preserve"> τα παρακάτω βήματα :</w:t>
        </w:r>
      </w:ins>
    </w:p>
    <w:p w:rsidRPr="00A44DDD" w:rsidR="00A44DDD" w:rsidP="00A44DDD" w:rsidRDefault="00A44DDD" w14:paraId="50FAD812" w14:textId="4B1D635B">
      <w:pPr>
        <w:numPr>
          <w:ilvl w:val="0"/>
          <w:numId w:val="96"/>
        </w:numPr>
        <w:rPr>
          <w:ins w:author="Tsoumaka Erasmia" w:date="2023-07-26T11:21:00Z" w:id="756"/>
          <w:rFonts w:cs="Tahoma"/>
          <w:lang w:val="el-GR" w:eastAsia="el-GR"/>
        </w:rPr>
      </w:pPr>
      <w:ins w:author="Tsoumaka Erasmia" w:date="2023-07-26T11:21:00Z" w:id="757">
        <w:r w:rsidRPr="00A44DDD">
          <w:rPr>
            <w:rFonts w:cs="Tahoma"/>
            <w:lang w:val="el-GR" w:eastAsia="el-GR"/>
          </w:rPr>
          <w:t xml:space="preserve">HR </w:t>
        </w:r>
      </w:ins>
      <w:ins w:author="Tsoumaka Erasmia" w:date="2023-07-26T11:27:00Z" w:id="758">
        <w:r>
          <w:rPr>
            <w:rFonts w:cs="Tahoma"/>
            <w:lang w:val="el-GR" w:eastAsia="el-GR"/>
          </w:rPr>
          <w:t>Ι</w:t>
        </w:r>
      </w:ins>
      <w:proofErr w:type="spellStart"/>
      <w:r w:rsidR="007A591E">
        <w:rPr>
          <w:rFonts w:cs="Tahoma"/>
          <w:lang w:val="en-US" w:eastAsia="el-GR"/>
        </w:rPr>
        <w:t>nduction</w:t>
      </w:r>
      <w:proofErr w:type="spellEnd"/>
      <w:ins w:author="Tsoumaka Erasmia" w:date="2023-07-26T11:21:00Z" w:id="759">
        <w:r w:rsidRPr="00A44DDD">
          <w:rPr>
            <w:rFonts w:cs="Tahoma"/>
            <w:lang w:val="el-GR" w:eastAsia="el-GR"/>
          </w:rPr>
          <w:t xml:space="preserve">: o </w:t>
        </w:r>
        <w:r w:rsidRPr="00A44DDD">
          <w:rPr>
            <w:rFonts w:cs="Tahoma"/>
            <w:b/>
            <w:bCs/>
            <w:u w:val="single"/>
            <w:lang w:val="el-GR" w:eastAsia="el-GR"/>
            <w:rPrChange w:author="Tsoumaka Erasmia" w:date="2023-07-26T11:22:00Z" w:id="760">
              <w:rPr>
                <w:rFonts w:cs="Tahoma"/>
                <w:b/>
                <w:bCs/>
                <w:lang w:val="el-GR" w:eastAsia="el-GR"/>
              </w:rPr>
            </w:rPrChange>
          </w:rPr>
          <w:t xml:space="preserve">ΗR </w:t>
        </w:r>
        <w:proofErr w:type="spellStart"/>
        <w:r w:rsidRPr="00A44DDD">
          <w:rPr>
            <w:rFonts w:cs="Tahoma"/>
            <w:b/>
            <w:bCs/>
            <w:u w:val="single"/>
            <w:lang w:val="el-GR" w:eastAsia="el-GR"/>
            <w:rPrChange w:author="Tsoumaka Erasmia" w:date="2023-07-26T11:22:00Z" w:id="761">
              <w:rPr>
                <w:rFonts w:cs="Tahoma"/>
                <w:b/>
                <w:bCs/>
                <w:lang w:val="el-GR" w:eastAsia="el-GR"/>
              </w:rPr>
            </w:rPrChange>
          </w:rPr>
          <w:t>Recruiter</w:t>
        </w:r>
        <w:proofErr w:type="spellEnd"/>
        <w:r w:rsidRPr="00A44DDD">
          <w:rPr>
            <w:rFonts w:cs="Tahoma"/>
            <w:lang w:val="el-GR" w:eastAsia="el-GR"/>
          </w:rPr>
          <w:t xml:space="preserve"> προσκαλεί τους </w:t>
        </w:r>
        <w:proofErr w:type="spellStart"/>
        <w:r w:rsidRPr="00A44DDD">
          <w:rPr>
            <w:rFonts w:cs="Tahoma"/>
            <w:u w:val="single"/>
            <w:lang w:val="el-GR" w:eastAsia="el-GR"/>
            <w:rPrChange w:author="Tsoumaka Erasmia" w:date="2023-07-26T11:22:00Z" w:id="762">
              <w:rPr>
                <w:rFonts w:cs="Tahoma"/>
                <w:lang w:val="el-GR" w:eastAsia="el-GR"/>
              </w:rPr>
            </w:rPrChange>
          </w:rPr>
          <w:t>Trainees</w:t>
        </w:r>
        <w:proofErr w:type="spellEnd"/>
        <w:r w:rsidRPr="00A44DDD">
          <w:rPr>
            <w:rFonts w:cs="Tahoma"/>
            <w:lang w:val="el-GR" w:eastAsia="el-GR"/>
          </w:rPr>
          <w:t xml:space="preserve"> σε on</w:t>
        </w:r>
      </w:ins>
      <w:ins w:author="Tsoumaka Erasmia" w:date="2023-07-26T11:28:00Z" w:id="763">
        <w:r w:rsidRPr="00A44DDD">
          <w:rPr>
            <w:rFonts w:cs="Tahoma"/>
            <w:lang w:val="el-GR" w:eastAsia="el-GR"/>
            <w:rPrChange w:author="Tsoumaka Erasmia" w:date="2023-07-26T11:28:00Z" w:id="764">
              <w:rPr>
                <w:rFonts w:cs="Tahoma"/>
                <w:lang w:val="en-US" w:eastAsia="el-GR"/>
              </w:rPr>
            </w:rPrChange>
          </w:rPr>
          <w:t>-</w:t>
        </w:r>
        <w:r w:rsidRPr="00A44DDD">
          <w:rPr>
            <w:rFonts w:cs="Tahoma"/>
            <w:lang w:val="el-GR" w:eastAsia="el-GR"/>
          </w:rPr>
          <w:t>Line</w:t>
        </w:r>
      </w:ins>
      <w:ins w:author="Tsoumaka Erasmia" w:date="2023-07-26T11:21:00Z" w:id="765">
        <w:r w:rsidRPr="00A44DDD">
          <w:rPr>
            <w:rFonts w:cs="Tahoma"/>
            <w:lang w:val="el-GR" w:eastAsia="el-GR"/>
          </w:rPr>
          <w:t xml:space="preserve"> συνάντηση με σκοπό την </w:t>
        </w:r>
      </w:ins>
      <w:ins w:author="Tsoumaka Erasmia" w:date="2023-07-26T11:28:00Z" w:id="766">
        <w:r w:rsidRPr="00A44DDD">
          <w:rPr>
            <w:rFonts w:cs="Tahoma"/>
            <w:lang w:val="el-GR" w:eastAsia="el-GR"/>
          </w:rPr>
          <w:t>κατανόηση</w:t>
        </w:r>
      </w:ins>
      <w:ins w:author="Tsoumaka Erasmia" w:date="2023-07-26T11:21:00Z" w:id="767">
        <w:r w:rsidRPr="00A44DDD">
          <w:rPr>
            <w:rFonts w:cs="Tahoma"/>
            <w:lang w:val="el-GR" w:eastAsia="el-GR"/>
          </w:rPr>
          <w:t xml:space="preserve"> της κουλτούρας, των διαδικασιών της εταιρίας, καθώς και των στόχων της πρακτικής άσκησης</w:t>
        </w:r>
      </w:ins>
    </w:p>
    <w:p w:rsidRPr="00A44DDD" w:rsidR="00A44DDD" w:rsidP="00A44DDD" w:rsidRDefault="00A44DDD" w14:paraId="42400175" w14:textId="6E3FEF1E">
      <w:pPr>
        <w:numPr>
          <w:ilvl w:val="0"/>
          <w:numId w:val="96"/>
        </w:numPr>
        <w:rPr>
          <w:ins w:author="Tsoumaka Erasmia" w:date="2023-07-26T11:21:00Z" w:id="768"/>
          <w:rFonts w:cs="Tahoma"/>
          <w:lang w:val="el-GR" w:eastAsia="el-GR"/>
        </w:rPr>
      </w:pPr>
      <w:ins w:author="Tsoumaka Erasmia" w:date="2023-07-26T11:21:00Z" w:id="769">
        <w:r w:rsidRPr="00A44DDD">
          <w:rPr>
            <w:rFonts w:cs="Tahoma"/>
            <w:lang w:val="el-GR" w:eastAsia="el-GR"/>
          </w:rPr>
          <w:t>Εκπαίδευση</w:t>
        </w:r>
      </w:ins>
      <w:ins w:author="Tsoumaka Erasmia" w:date="2023-07-26T11:22:00Z" w:id="770">
        <w:r w:rsidRPr="00A44DDD">
          <w:rPr>
            <w:rFonts w:cs="Tahoma"/>
            <w:lang w:val="el-GR" w:eastAsia="el-GR"/>
            <w:rPrChange w:author="Tsoumaka Erasmia" w:date="2023-07-26T11:23:00Z" w:id="771">
              <w:rPr>
                <w:rFonts w:cs="Tahoma"/>
                <w:lang w:val="en-US" w:eastAsia="el-GR"/>
              </w:rPr>
            </w:rPrChange>
          </w:rPr>
          <w:t>:</w:t>
        </w:r>
        <w:r>
          <w:rPr>
            <w:rFonts w:cs="Tahoma"/>
            <w:lang w:val="el-GR" w:eastAsia="el-GR"/>
          </w:rPr>
          <w:t xml:space="preserve"> Πραγματοποιείται τις πρώτες</w:t>
        </w:r>
      </w:ins>
      <w:ins w:author="Tsoumaka Erasmia" w:date="2023-07-26T11:21:00Z" w:id="772">
        <w:r w:rsidRPr="00A44DDD">
          <w:rPr>
            <w:rFonts w:cs="Tahoma"/>
            <w:lang w:val="el-GR" w:eastAsia="el-GR"/>
          </w:rPr>
          <w:t xml:space="preserve"> 1-2 εβδομάδες </w:t>
        </w:r>
      </w:ins>
      <w:ins w:author="Tsoumaka Erasmia" w:date="2023-07-26T11:23:00Z" w:id="773">
        <w:r>
          <w:rPr>
            <w:rFonts w:cs="Tahoma"/>
            <w:lang w:val="el-GR" w:eastAsia="el-GR"/>
          </w:rPr>
          <w:t>(αναλόγως της συνολικής περιόδου της πρακτικής άσκησης 2 ή 3 ή 6 μήνες)</w:t>
        </w:r>
      </w:ins>
      <w:r w:rsidRPr="007A591E" w:rsidR="007A591E">
        <w:rPr>
          <w:rFonts w:cs="Tahoma"/>
          <w:lang w:val="el-GR" w:eastAsia="el-GR"/>
        </w:rPr>
        <w:t xml:space="preserve"> </w:t>
      </w:r>
      <w:ins w:author="Tsoumaka Erasmia" w:date="2023-07-26T11:21:00Z" w:id="774">
        <w:r w:rsidRPr="00A44DDD">
          <w:rPr>
            <w:rFonts w:cs="Tahoma"/>
            <w:lang w:val="el-GR" w:eastAsia="el-GR"/>
          </w:rPr>
          <w:t xml:space="preserve">παρέχουμε πρόσβαση σε ειδικές </w:t>
        </w:r>
        <w:proofErr w:type="spellStart"/>
        <w:r w:rsidRPr="00A44DDD">
          <w:rPr>
            <w:rFonts w:cs="Tahoma"/>
            <w:lang w:val="el-GR" w:eastAsia="el-GR"/>
          </w:rPr>
          <w:t>digital</w:t>
        </w:r>
        <w:proofErr w:type="spellEnd"/>
        <w:r w:rsidRPr="00A44DDD">
          <w:rPr>
            <w:rFonts w:cs="Tahoma"/>
            <w:lang w:val="el-GR" w:eastAsia="el-GR"/>
          </w:rPr>
          <w:t xml:space="preserve"> </w:t>
        </w:r>
        <w:proofErr w:type="spellStart"/>
        <w:r w:rsidRPr="00A44DDD">
          <w:rPr>
            <w:rFonts w:cs="Tahoma"/>
            <w:lang w:val="el-GR" w:eastAsia="el-GR"/>
          </w:rPr>
          <w:t>Platform</w:t>
        </w:r>
        <w:proofErr w:type="spellEnd"/>
        <w:r w:rsidRPr="00A44DDD">
          <w:rPr>
            <w:rFonts w:cs="Tahoma"/>
            <w:lang w:val="el-GR" w:eastAsia="el-GR"/>
          </w:rPr>
          <w:t xml:space="preserve"> (όπως </w:t>
        </w:r>
        <w:proofErr w:type="spellStart"/>
        <w:r w:rsidRPr="00A44DDD">
          <w:rPr>
            <w:rFonts w:cs="Tahoma"/>
            <w:lang w:val="el-GR" w:eastAsia="el-GR"/>
          </w:rPr>
          <w:t>Udemy</w:t>
        </w:r>
        <w:proofErr w:type="spellEnd"/>
        <w:r w:rsidRPr="00A44DDD">
          <w:rPr>
            <w:rFonts w:cs="Tahoma"/>
            <w:lang w:val="el-GR" w:eastAsia="el-GR"/>
          </w:rPr>
          <w:t xml:space="preserve"> , </w:t>
        </w:r>
        <w:proofErr w:type="spellStart"/>
        <w:r w:rsidRPr="00A44DDD">
          <w:rPr>
            <w:rFonts w:cs="Tahoma"/>
            <w:lang w:val="el-GR" w:eastAsia="el-GR"/>
          </w:rPr>
          <w:t>Pluralsight</w:t>
        </w:r>
        <w:proofErr w:type="spellEnd"/>
        <w:r w:rsidRPr="00A44DDD">
          <w:rPr>
            <w:rFonts w:cs="Tahoma"/>
            <w:lang w:val="el-GR" w:eastAsia="el-GR"/>
          </w:rPr>
          <w:t xml:space="preserve">) για την τεχνική </w:t>
        </w:r>
      </w:ins>
      <w:ins w:author="Tsoumaka Erasmia" w:date="2023-07-26T11:28:00Z" w:id="775">
        <w:r>
          <w:rPr>
            <w:rFonts w:cs="Tahoma"/>
            <w:lang w:val="el-GR" w:eastAsia="el-GR"/>
          </w:rPr>
          <w:t>προετοιμασία</w:t>
        </w:r>
      </w:ins>
      <w:ins w:author="Tsoumaka Erasmia" w:date="2023-07-26T11:21:00Z" w:id="776">
        <w:r w:rsidRPr="00A44DDD">
          <w:rPr>
            <w:rFonts w:cs="Tahoma"/>
            <w:lang w:val="el-GR" w:eastAsia="el-GR"/>
          </w:rPr>
          <w:t xml:space="preserve"> του υποψήφιου με κριτήριο το αντικείμενο της πρακτικής του εξάσκηση</w:t>
        </w:r>
      </w:ins>
    </w:p>
    <w:p w:rsidRPr="00A44DDD" w:rsidR="00A44DDD" w:rsidP="31FE47E4" w:rsidRDefault="00A44DDD" w14:paraId="4E3D60A6" w14:textId="77777777">
      <w:pPr>
        <w:rPr>
          <w:ins w:author="Tsoumaka Erasmia" w:date="2023-07-26T11:15:00Z" w:id="777"/>
          <w:rFonts w:cs="Tahoma"/>
          <w:lang w:val="el-GR" w:eastAsia="el-GR"/>
        </w:rPr>
        <w:pPrChange w:author="Tsoumaka Erasmia" w:date="2023-07-26T11:21:00Z" w:id="778">
          <w:pPr>
            <w:numPr>
              <w:ilvl w:val="1"/>
              <w:numId w:val="94"/>
            </w:numPr>
            <w:tabs>
              <w:tab w:val="num" w:pos="1440"/>
            </w:tabs>
            <w:ind w:left="1440" w:hanging="360"/>
          </w:pPr>
        </w:pPrChange>
      </w:pPr>
    </w:p>
    <w:p w:rsidRPr="00712184" w:rsidR="00712184" w:rsidP="00712184" w:rsidRDefault="00A44DDD" w14:paraId="15ABD0DD" w14:textId="377FB5D7">
      <w:pPr>
        <w:pStyle w:val="ListParagraph"/>
        <w:numPr>
          <w:ilvl w:val="0"/>
          <w:numId w:val="96"/>
        </w:numPr>
        <w:ind w:left="714" w:hanging="357"/>
        <w:rPr>
          <w:rFonts w:cs="Tahoma"/>
          <w:lang w:val="el-GR" w:eastAsia="el-GR"/>
        </w:rPr>
      </w:pPr>
      <w:ins w:author="Tsoumaka Erasmia" w:date="2023-07-26T11:26:00Z" w:id="867257004">
        <w:r w:rsidRPr="31FE47E4" w:rsidR="00A44DDD">
          <w:rPr>
            <w:rFonts w:cs="Tahoma"/>
            <w:lang w:val="el-GR"/>
            <w:rPrChange w:author="Tsoumaka Erasmia" w:date="2023-07-26T11:27:00Z" w:id="679271539"/>
          </w:rPr>
          <w:t>Ανάλυση &amp; Σχεδίαση Λύσης</w:t>
        </w:r>
      </w:ins>
      <w:r w:rsidRPr="31FE47E4" w:rsidR="007A591E">
        <w:rPr>
          <w:rFonts w:cs="Tahoma"/>
          <w:lang w:val="el-GR"/>
        </w:rPr>
        <w:t xml:space="preserve">: </w:t>
      </w:r>
      <w:ins w:author="Tsoumaka Erasmia" w:date="2023-07-26T11:29:00Z" w:id="2105373946">
        <w:r w:rsidRPr="31FE47E4" w:rsidR="00A44DDD">
          <w:rPr>
            <w:rFonts w:cs="Tahoma"/>
            <w:lang w:val="el-GR"/>
          </w:rPr>
          <w:t xml:space="preserve">Γίνεται </w:t>
        </w:r>
      </w:ins>
      <w:ins w:author="Tsoumaka Erasmia" w:date="2023-07-26T11:26:00Z" w:id="2076003137">
        <w:r w:rsidRPr="31FE47E4" w:rsidR="00A44DDD">
          <w:rPr>
            <w:rFonts w:cs="Tahoma"/>
            <w:lang w:val="el-GR"/>
            <w:rPrChange w:author="Tsoumaka Erasmia" w:date="2023-07-26T11:27:00Z" w:id="786318720"/>
          </w:rPr>
          <w:t>παράλληλα ή σε συνέχεια του βήματος 2</w:t>
        </w:r>
      </w:ins>
      <w:ins w:author="Tsoumaka Erasmia" w:date="2023-07-26T11:29:00Z" w:id="2973673">
        <w:r w:rsidRPr="31FE47E4" w:rsidR="00A44DDD">
          <w:rPr>
            <w:rFonts w:cs="Tahoma"/>
            <w:lang w:val="el-GR"/>
          </w:rPr>
          <w:t xml:space="preserve">, </w:t>
        </w:r>
      </w:ins>
      <w:ins w:author="Tsoumaka Erasmia" w:date="2023-07-26T11:26:00Z" w:id="1853741807">
        <w:r w:rsidRPr="31FE47E4" w:rsidR="00A44DDD">
          <w:rPr>
            <w:rFonts w:cs="Tahoma"/>
            <w:lang w:val="el-GR"/>
            <w:rPrChange w:author="Tsoumaka Erasmia" w:date="2023-07-26T11:27:00Z" w:id="2034298890"/>
          </w:rPr>
          <w:t xml:space="preserve">διενεργείται η διαδικασία ανάλυσης και </w:t>
        </w:r>
        <w:r w:rsidRPr="31FE47E4" w:rsidR="00A44DDD">
          <w:rPr>
            <w:rStyle w:val="discussion-level-1"/>
            <w:rFonts w:cs="Tahoma"/>
            <w:lang w:val="el-GR"/>
            <w:rPrChange w:author="Tsoumaka Erasmia" w:date="2023-07-26T11:27:00Z" w:id="1065000422">
              <w:rPr>
                <w:rStyle w:val="discussion-level-1"/>
              </w:rPr>
            </w:rPrChange>
          </w:rPr>
          <w:t>σχεδιασμού έργου (</w:t>
        </w:r>
        <w:r w:rsidRPr="31FE47E4" w:rsidR="00A44DDD">
          <w:rPr>
            <w:rStyle w:val="discussion-level-1"/>
            <w:rFonts w:cs="Tahoma"/>
          </w:rPr>
          <w:t>project</w:t>
        </w:r>
        <w:r w:rsidRPr="31FE47E4" w:rsidR="00A44DDD">
          <w:rPr>
            <w:rStyle w:val="discussion-level-1"/>
            <w:rFonts w:cs="Tahoma"/>
            <w:lang w:val="el-GR"/>
            <w:rPrChange w:author="Tsoumaka Erasmia" w:date="2023-07-26T11:27:00Z" w:id="1879595236">
              <w:rPr>
                <w:rStyle w:val="discussion-level-1"/>
              </w:rPr>
            </w:rPrChange>
          </w:rPr>
          <w:t>) της πρακτικής</w:t>
        </w:r>
        <w:r w:rsidRPr="31FE47E4" w:rsidR="00A44DDD">
          <w:rPr>
            <w:rFonts w:cs="Tahoma"/>
            <w:lang w:val="el-GR"/>
            <w:rPrChange w:author="Tsoumaka Erasmia" w:date="2023-07-26T11:27:00Z" w:id="1122574488"/>
          </w:rPr>
          <w:t xml:space="preserve"> υποψηφίου, η δημιουργία </w:t>
        </w:r>
        <w:r w:rsidRPr="31FE47E4" w:rsidR="00A44DDD">
          <w:rPr>
            <w:rFonts w:cs="Tahoma"/>
          </w:rPr>
          <w:t>GitHub</w:t>
        </w:r>
        <w:r w:rsidRPr="31FE47E4" w:rsidR="00A44DDD">
          <w:rPr>
            <w:rFonts w:cs="Tahoma"/>
            <w:lang w:val="el-GR"/>
            <w:rPrChange w:author="Tsoumaka Erasmia" w:date="2023-07-26T11:27:00Z" w:id="1603719394"/>
          </w:rPr>
          <w:t xml:space="preserve"> </w:t>
        </w:r>
        <w:r w:rsidRPr="31FE47E4" w:rsidR="00A44DDD">
          <w:rPr>
            <w:rFonts w:cs="Tahoma"/>
          </w:rPr>
          <w:t>repository</w:t>
        </w:r>
        <w:r w:rsidRPr="31FE47E4" w:rsidR="00A44DDD">
          <w:rPr>
            <w:rFonts w:cs="Tahoma"/>
            <w:lang w:val="el-GR"/>
            <w:rPrChange w:author="Tsoumaka Erasmia" w:date="2023-07-26T11:27:00Z" w:id="1668121981"/>
          </w:rPr>
          <w:t xml:space="preserve"> (</w:t>
        </w:r>
        <w:r w:rsidRPr="31FE47E4">
          <w:rPr>
            <w:rFonts w:cs="Tahoma"/>
          </w:rPr>
          <w:fldChar w:fldCharType="begin"/>
        </w:r>
        <w:r w:rsidRPr="31FE47E4">
          <w:rPr>
            <w:rFonts w:cs="Tahoma"/>
            <w:lang w:val="el-GR"/>
          </w:rPr>
          <w:instrText xml:space="preserve"> </w:instrText>
        </w:r>
        <w:r w:rsidRPr="31FE47E4">
          <w:rPr>
            <w:rFonts w:cs="Tahoma"/>
          </w:rPr>
          <w:instrText xml:space="preserve">HYPERLINK</w:instrText>
        </w:r>
        <w:r w:rsidRPr="31FE47E4">
          <w:rPr>
            <w:rFonts w:cs="Tahoma"/>
            <w:lang w:val="el-GR"/>
          </w:rPr>
          <w:instrText xml:space="preserve"> "</w:instrText>
        </w:r>
        <w:r w:rsidRPr="31FE47E4">
          <w:rPr>
            <w:rFonts w:cs="Tahoma"/>
          </w:rPr>
          <w:instrText xml:space="preserve">https</w:instrText>
        </w:r>
        <w:r w:rsidRPr="31FE47E4">
          <w:rPr>
            <w:rFonts w:cs="Tahoma"/>
            <w:lang w:val="el-GR"/>
          </w:rPr>
          <w:instrText xml:space="preserve">://</w:instrText>
        </w:r>
        <w:r w:rsidRPr="31FE47E4">
          <w:rPr>
            <w:rFonts w:cs="Tahoma"/>
          </w:rPr>
          <w:instrText xml:space="preserve">github</w:instrText>
        </w:r>
        <w:r w:rsidRPr="31FE47E4">
          <w:rPr>
            <w:rFonts w:cs="Tahoma"/>
            <w:lang w:val="el-GR"/>
          </w:rPr>
          <w:instrText xml:space="preserve">.</w:instrText>
        </w:r>
        <w:r w:rsidRPr="31FE47E4">
          <w:rPr>
            <w:rFonts w:cs="Tahoma"/>
          </w:rPr>
          <w:instrText xml:space="preserve">com</w:instrText>
        </w:r>
        <w:r w:rsidRPr="31FE47E4">
          <w:rPr>
            <w:rFonts w:cs="Tahoma"/>
            <w:lang w:val="el-GR"/>
          </w:rPr>
          <w:instrText xml:space="preserve">/</w:instrText>
        </w:r>
        <w:r w:rsidRPr="31FE47E4">
          <w:rPr>
            <w:rFonts w:cs="Tahoma"/>
          </w:rPr>
          <w:instrText xml:space="preserve">Uni</w:instrText>
        </w:r>
        <w:r w:rsidRPr="31FE47E4">
          <w:rPr>
            <w:rFonts w:cs="Tahoma"/>
            <w:lang w:val="el-GR"/>
          </w:rPr>
          <w:instrText xml:space="preserve">-</w:instrText>
        </w:r>
        <w:r w:rsidRPr="31FE47E4">
          <w:rPr>
            <w:rFonts w:cs="Tahoma"/>
          </w:rPr>
          <w:instrText xml:space="preserve">Systems</w:instrText>
        </w:r>
        <w:r w:rsidRPr="31FE47E4">
          <w:rPr>
            <w:rFonts w:cs="Tahoma"/>
            <w:lang w:val="el-GR"/>
          </w:rPr>
          <w:instrText xml:space="preserve">-</w:instrText>
        </w:r>
        <w:r w:rsidRPr="31FE47E4">
          <w:rPr>
            <w:rFonts w:cs="Tahoma"/>
          </w:rPr>
          <w:instrText xml:space="preserve">SMSA</w:instrText>
        </w:r>
        <w:r w:rsidRPr="31FE47E4">
          <w:rPr>
            <w:rFonts w:cs="Tahoma"/>
            <w:lang w:val="el-GR"/>
          </w:rPr>
          <w:instrText xml:space="preserve">/" </w:instrText>
        </w:r>
        <w:r w:rsidRPr="31FE47E4">
          <w:rPr>
            <w:rFonts w:cs="Tahoma"/>
          </w:rPr>
          <w:fldChar w:fldCharType="separate"/>
        </w:r>
        <w:r w:rsidRPr="31FE47E4" w:rsidR="00A44DDD">
          <w:rPr>
            <w:rStyle w:val="link-annotation-unknown-block-id-2040208183"/>
            <w:rFonts w:cs="Tahoma"/>
            <w:color w:val="0000FF"/>
            <w:u w:val="single"/>
          </w:rPr>
          <w:t>https</w:t>
        </w:r>
        <w:r w:rsidRPr="31FE47E4" w:rsidR="00A44DDD">
          <w:rPr>
            <w:rStyle w:val="link-annotation-unknown-block-id-2040208183"/>
            <w:rFonts w:cs="Tahoma"/>
            <w:color w:val="0000FF"/>
            <w:u w:val="single"/>
            <w:lang w:val="el-GR"/>
            <w:rPrChange w:author="Tsoumaka Erasmia" w:date="2023-07-26T11:27:00Z" w:id="657908197">
              <w:rPr>
                <w:rStyle w:val="link-annotation-unknown-block-id-2040208183"/>
                <w:color w:val="0000FF"/>
                <w:u w:val="single"/>
              </w:rPr>
            </w:rPrChange>
          </w:rPr>
          <w:t>://</w:t>
        </w:r>
        <w:r w:rsidRPr="31FE47E4" w:rsidR="00A44DDD">
          <w:rPr>
            <w:rStyle w:val="link-annotation-unknown-block-id-2040208183"/>
            <w:rFonts w:cs="Tahoma"/>
            <w:color w:val="0000FF"/>
            <w:u w:val="single"/>
          </w:rPr>
          <w:t>github</w:t>
        </w:r>
        <w:r w:rsidRPr="31FE47E4" w:rsidR="00A44DDD">
          <w:rPr>
            <w:rStyle w:val="link-annotation-unknown-block-id-2040208183"/>
            <w:rFonts w:cs="Tahoma"/>
            <w:color w:val="0000FF"/>
            <w:u w:val="single"/>
            <w:lang w:val="el-GR"/>
            <w:rPrChange w:author="Tsoumaka Erasmia" w:date="2023-07-26T11:27:00Z" w:id="25134508">
              <w:rPr>
                <w:rStyle w:val="link-annotation-unknown-block-id-2040208183"/>
                <w:color w:val="0000FF"/>
                <w:u w:val="single"/>
              </w:rPr>
            </w:rPrChange>
          </w:rPr>
          <w:t>.</w:t>
        </w:r>
        <w:r w:rsidRPr="31FE47E4" w:rsidR="00A44DDD">
          <w:rPr>
            <w:rStyle w:val="link-annotation-unknown-block-id-2040208183"/>
            <w:rFonts w:cs="Tahoma"/>
            <w:color w:val="0000FF"/>
            <w:u w:val="single"/>
          </w:rPr>
          <w:t>com</w:t>
        </w:r>
        <w:r w:rsidRPr="31FE47E4" w:rsidR="00A44DDD">
          <w:rPr>
            <w:rStyle w:val="link-annotation-unknown-block-id-2040208183"/>
            <w:rFonts w:cs="Tahoma"/>
            <w:color w:val="0000FF"/>
            <w:u w:val="single"/>
            <w:lang w:val="el-GR"/>
            <w:rPrChange w:author="Tsoumaka Erasmia" w:date="2023-07-26T11:27:00Z" w:id="203477893">
              <w:rPr>
                <w:rStyle w:val="link-annotation-unknown-block-id-2040208183"/>
                <w:color w:val="0000FF"/>
                <w:u w:val="single"/>
              </w:rPr>
            </w:rPrChange>
          </w:rPr>
          <w:t>/</w:t>
        </w:r>
        <w:r w:rsidRPr="31FE47E4" w:rsidR="00A44DDD">
          <w:rPr>
            <w:rStyle w:val="link-annotation-unknown-block-id-2040208183"/>
            <w:rFonts w:cs="Tahoma"/>
            <w:color w:val="0000FF"/>
            <w:u w:val="single"/>
          </w:rPr>
          <w:t>Uni</w:t>
        </w:r>
        <w:r w:rsidRPr="31FE47E4" w:rsidR="00A44DDD">
          <w:rPr>
            <w:rStyle w:val="link-annotation-unknown-block-id-2040208183"/>
            <w:rFonts w:cs="Tahoma"/>
            <w:color w:val="0000FF"/>
            <w:u w:val="single"/>
            <w:lang w:val="el-GR"/>
            <w:rPrChange w:author="Tsoumaka Erasmia" w:date="2023-07-26T11:27:00Z" w:id="72036269">
              <w:rPr>
                <w:rStyle w:val="link-annotation-unknown-block-id-2040208183"/>
                <w:color w:val="0000FF"/>
                <w:u w:val="single"/>
              </w:rPr>
            </w:rPrChange>
          </w:rPr>
          <w:t>-</w:t>
        </w:r>
        <w:r w:rsidRPr="31FE47E4" w:rsidR="00A44DDD">
          <w:rPr>
            <w:rStyle w:val="link-annotation-unknown-block-id-2040208183"/>
            <w:rFonts w:cs="Tahoma"/>
            <w:color w:val="0000FF"/>
            <w:u w:val="single"/>
          </w:rPr>
          <w:t>Systems</w:t>
        </w:r>
        <w:r w:rsidRPr="31FE47E4" w:rsidR="00A44DDD">
          <w:rPr>
            <w:rStyle w:val="link-annotation-unknown-block-id-2040208183"/>
            <w:rFonts w:cs="Tahoma"/>
            <w:color w:val="0000FF"/>
            <w:u w:val="single"/>
            <w:lang w:val="el-GR"/>
            <w:rPrChange w:author="Tsoumaka Erasmia" w:date="2023-07-26T11:27:00Z" w:id="141578067">
              <w:rPr>
                <w:rStyle w:val="link-annotation-unknown-block-id-2040208183"/>
                <w:color w:val="0000FF"/>
                <w:u w:val="single"/>
              </w:rPr>
            </w:rPrChange>
          </w:rPr>
          <w:t>-</w:t>
        </w:r>
        <w:r w:rsidRPr="31FE47E4" w:rsidR="00A44DDD">
          <w:rPr>
            <w:rStyle w:val="link-annotation-unknown-block-id-2040208183"/>
            <w:rFonts w:cs="Tahoma"/>
            <w:color w:val="0000FF"/>
            <w:u w:val="single"/>
          </w:rPr>
          <w:t>SMSA</w:t>
        </w:r>
        <w:r w:rsidRPr="31FE47E4" w:rsidR="00A44DDD">
          <w:rPr>
            <w:rStyle w:val="link-annotation-unknown-block-id-2040208183"/>
            <w:rFonts w:cs="Tahoma"/>
            <w:color w:val="0000FF"/>
            <w:u w:val="single"/>
            <w:lang w:val="el-GR"/>
            <w:rPrChange w:author="Tsoumaka Erasmia" w:date="2023-07-26T11:27:00Z" w:id="570482644">
              <w:rPr>
                <w:rStyle w:val="link-annotation-unknown-block-id-2040208183"/>
                <w:color w:val="0000FF"/>
                <w:u w:val="single"/>
              </w:rPr>
            </w:rPrChange>
          </w:rPr>
          <w:t>/</w:t>
        </w:r>
        <w:r w:rsidRPr="31FE47E4">
          <w:rPr>
            <w:rFonts w:cs="Tahoma"/>
          </w:rPr>
          <w:fldChar w:fldCharType="end"/>
        </w:r>
        <w:r w:rsidRPr="31FE47E4" w:rsidR="00A44DDD">
          <w:rPr>
            <w:rFonts w:cs="Tahoma"/>
            <w:lang w:val="el-GR"/>
            <w:rPrChange w:author="Tsoumaka Erasmia" w:date="2023-07-26T11:27:00Z" w:id="2005936846"/>
          </w:rPr>
          <w:t xml:space="preserve">) για την διαχείριση του πηγαίου κώδικα του έργου και η σύνδεση με τις υποδομές της </w:t>
        </w:r>
        <w:r w:rsidRPr="31FE47E4" w:rsidR="00A44DDD">
          <w:rPr>
            <w:rFonts w:cs="Tahoma"/>
          </w:rPr>
          <w:t>Unisystems</w:t>
        </w:r>
        <w:r w:rsidRPr="31FE47E4" w:rsidR="00A44DDD">
          <w:rPr>
            <w:rFonts w:cs="Tahoma"/>
            <w:lang w:val="el-GR"/>
            <w:rPrChange w:author="Tsoumaka Erasmia" w:date="2023-07-26T11:27:00Z" w:id="653996058"/>
          </w:rPr>
          <w:t xml:space="preserve"> (</w:t>
        </w:r>
        <w:r w:rsidRPr="31FE47E4" w:rsidR="00A44DDD">
          <w:rPr>
            <w:rFonts w:cs="Tahoma"/>
          </w:rPr>
          <w:t>VMs</w:t>
        </w:r>
        <w:r w:rsidRPr="31FE47E4" w:rsidR="00A44DDD">
          <w:rPr>
            <w:rFonts w:cs="Tahoma"/>
            <w:lang w:val="el-GR"/>
            <w:rPrChange w:author="Tsoumaka Erasmia" w:date="2023-07-26T11:27:00Z" w:id="221178309"/>
          </w:rPr>
          <w:t xml:space="preserve"> </w:t>
        </w:r>
        <w:r w:rsidRPr="31FE47E4" w:rsidR="00A44DDD">
          <w:rPr>
            <w:rStyle w:val="notion-enable-hover"/>
            <w:rFonts w:cs="Tahoma"/>
            <w:color w:val="EB5757"/>
          </w:rPr>
          <w:t>http</w:t>
        </w:r>
        <w:r w:rsidRPr="31FE47E4" w:rsidR="00A44DDD">
          <w:rPr>
            <w:rStyle w:val="notion-enable-hover"/>
            <w:rFonts w:cs="Tahoma"/>
            <w:color w:val="EB5757"/>
            <w:lang w:val="el-GR"/>
            <w:rPrChange w:author="Tsoumaka Erasmia" w:date="2023-07-26T11:27:00Z" w:id="1225807291">
              <w:rPr>
                <w:rStyle w:val="notion-enable-hover"/>
                <w:rFonts w:ascii="Consolas" w:hAnsi="Consolas"/>
                <w:color w:val="EB5757"/>
              </w:rPr>
            </w:rPrChange>
          </w:rPr>
          <w:t>://172.30.1.224:3000/</w:t>
        </w:r>
        <w:r w:rsidRPr="31FE47E4" w:rsidR="00A44DDD">
          <w:rPr>
            <w:rStyle w:val="notion-enable-hover"/>
            <w:rFonts w:cs="Tahoma"/>
            <w:color w:val="EB5757"/>
          </w:rPr>
          <w:t>login</w:t>
        </w:r>
        <w:r w:rsidRPr="31FE47E4" w:rsidR="00A44DDD">
          <w:rPr>
            <w:rFonts w:cs="Tahoma"/>
            <w:lang w:val="el-GR"/>
            <w:rPrChange w:author="Tsoumaka Erasmia" w:date="2023-07-26T11:27:00Z" w:id="1045651934"/>
          </w:rPr>
          <w:t>) καθώς και διάθεση υποστηρικτών εγγραφών/παρουσιάσεων (</w:t>
        </w:r>
        <w:r w:rsidRPr="31FE47E4" w:rsidR="00A44DDD">
          <w:rPr>
            <w:rFonts w:cs="Tahoma"/>
          </w:rPr>
          <w:t>support</w:t>
        </w:r>
        <w:r w:rsidRPr="31FE47E4" w:rsidR="00A44DDD">
          <w:rPr>
            <w:rFonts w:cs="Tahoma"/>
            <w:lang w:val="el-GR"/>
            <w:rPrChange w:author="Tsoumaka Erasmia" w:date="2023-07-26T11:27:00Z" w:id="2009450808"/>
          </w:rPr>
          <w:t xml:space="preserve"> </w:t>
        </w:r>
        <w:r w:rsidRPr="31FE47E4" w:rsidR="00A44DDD">
          <w:rPr>
            <w:rFonts w:cs="Tahoma"/>
          </w:rPr>
          <w:t>material</w:t>
        </w:r>
        <w:r w:rsidRPr="31FE47E4" w:rsidR="00A44DDD">
          <w:rPr>
            <w:rFonts w:cs="Tahoma"/>
            <w:lang w:val="el-GR"/>
            <w:rPrChange w:author="Tsoumaka Erasmia" w:date="2023-07-26T11:27:00Z" w:id="152612831"/>
          </w:rPr>
          <w:t xml:space="preserve"> , </w:t>
        </w:r>
        <w:r w:rsidRPr="31FE47E4" w:rsidR="00A44DDD">
          <w:rPr>
            <w:rFonts w:cs="Tahoma"/>
          </w:rPr>
          <w:t>training</w:t>
        </w:r>
        <w:r w:rsidRPr="31FE47E4" w:rsidR="00A44DDD">
          <w:rPr>
            <w:rFonts w:cs="Tahoma"/>
            <w:lang w:val="el-GR"/>
            <w:rPrChange w:author="Tsoumaka Erasmia" w:date="2023-07-26T11:27:00Z" w:id="1985246894"/>
          </w:rPr>
          <w:t xml:space="preserve"> </w:t>
        </w:r>
        <w:r w:rsidRPr="31FE47E4" w:rsidR="00A44DDD">
          <w:rPr>
            <w:rFonts w:cs="Tahoma"/>
          </w:rPr>
          <w:t>link</w:t>
        </w:r>
        <w:r w:rsidRPr="31FE47E4" w:rsidR="00A44DDD">
          <w:rPr>
            <w:rFonts w:cs="Tahoma"/>
            <w:lang w:val="el-GR"/>
            <w:rPrChange w:author="Tsoumaka Erasmia" w:date="2023-07-26T11:27:00Z" w:id="1713250858"/>
          </w:rPr>
          <w:t>)</w:t>
        </w:r>
      </w:ins>
    </w:p>
    <w:p w:rsidRPr="00712184" w:rsidR="00712184" w:rsidP="00712184" w:rsidRDefault="00712184" w14:paraId="6F574DB1" w14:textId="77777777">
      <w:pPr>
        <w:pStyle w:val="ListParagraph"/>
        <w:rPr>
          <w:rFonts w:cs="Tahoma"/>
          <w:lang w:val="el-GR" w:eastAsia="el-GR"/>
        </w:rPr>
      </w:pPr>
    </w:p>
    <w:p w:rsidRPr="00712184" w:rsidR="00712184" w:rsidP="00712184" w:rsidRDefault="00712184" w14:paraId="5296696D" w14:textId="77777777">
      <w:pPr>
        <w:pStyle w:val="ListParagraph"/>
        <w:ind w:left="714"/>
        <w:rPr>
          <w:rFonts w:cs="Tahoma"/>
          <w:lang w:val="el-GR" w:eastAsia="el-GR"/>
        </w:rPr>
      </w:pPr>
    </w:p>
    <w:p w:rsidRPr="00712184" w:rsidR="00712184" w:rsidP="00712184" w:rsidRDefault="00712184" w14:paraId="4FFE2836" w14:textId="71BCBA64">
      <w:pPr>
        <w:pStyle w:val="ListParagraph"/>
        <w:numPr>
          <w:ilvl w:val="0"/>
          <w:numId w:val="98"/>
        </w:numPr>
        <w:rPr>
          <w:rFonts w:cs="Tahoma"/>
          <w:lang w:val="el-GR" w:eastAsia="el-GR"/>
        </w:rPr>
      </w:pPr>
      <w:r w:rsidRPr="00712184">
        <w:rPr>
          <w:rFonts w:cs="Tahoma"/>
          <w:lang w:val="el-GR" w:eastAsia="el-GR"/>
        </w:rPr>
        <w:lastRenderedPageBreak/>
        <w:t>Υλοποίηση &amp; Έλεγχος Προόδου Υποψηφίου : στις επόμενες εβδομάδες διενεργείται η διαδικασία υλοποίησης έργου και τακτικού ελέγχου προόδου</w:t>
      </w:r>
    </w:p>
    <w:p w:rsidRPr="00712184" w:rsidR="00712184" w:rsidP="00712184" w:rsidRDefault="00712184" w14:paraId="4EC1274F" w14:textId="77777777">
      <w:pPr>
        <w:pStyle w:val="ListParagraph"/>
        <w:rPr>
          <w:rFonts w:cs="Tahoma"/>
          <w:lang w:val="el-GR" w:eastAsia="el-GR"/>
        </w:rPr>
      </w:pPr>
    </w:p>
    <w:p w:rsidRPr="00712184" w:rsidR="00712184" w:rsidP="00712184" w:rsidRDefault="00712184" w14:paraId="24E170BD" w14:textId="19537750">
      <w:pPr>
        <w:numPr>
          <w:ilvl w:val="0"/>
          <w:numId w:val="96"/>
        </w:numPr>
        <w:rPr>
          <w:rFonts w:cs="Tahoma"/>
          <w:lang w:val="el-GR" w:eastAsia="el-GR"/>
        </w:rPr>
      </w:pPr>
      <w:r w:rsidRPr="31FE47E4" w:rsidR="00712184">
        <w:rPr>
          <w:rFonts w:cs="Tahoma"/>
          <w:lang w:val="el-GR" w:eastAsia="el-GR"/>
        </w:rPr>
        <w:t xml:space="preserve">Έλεγχος λύσης και </w:t>
      </w:r>
      <w:proofErr w:type="spellStart"/>
      <w:r w:rsidRPr="31FE47E4" w:rsidR="00712184">
        <w:rPr>
          <w:rFonts w:cs="Tahoma"/>
          <w:lang w:val="el-GR" w:eastAsia="el-GR"/>
        </w:rPr>
        <w:t>deploy</w:t>
      </w:r>
      <w:proofErr w:type="spellEnd"/>
      <w:r w:rsidRPr="31FE47E4" w:rsidR="00712184">
        <w:rPr>
          <w:rFonts w:cs="Tahoma"/>
          <w:lang w:val="el-GR" w:eastAsia="el-GR"/>
        </w:rPr>
        <w:t xml:space="preserve"> στις υποδομές της Unisystems : με σκοπό να </w:t>
      </w:r>
      <w:proofErr w:type="spellStart"/>
      <w:r w:rsidRPr="31FE47E4" w:rsidR="00712184">
        <w:rPr>
          <w:rFonts w:cs="Tahoma"/>
          <w:lang w:val="el-GR" w:eastAsia="el-GR"/>
        </w:rPr>
        <w:t>επικαιροποίησουμε</w:t>
      </w:r>
      <w:proofErr w:type="spellEnd"/>
      <w:r w:rsidRPr="31FE47E4" w:rsidR="00712184">
        <w:rPr>
          <w:rFonts w:cs="Tahoma"/>
          <w:lang w:val="el-GR" w:eastAsia="el-GR"/>
        </w:rPr>
        <w:t xml:space="preserve"> ότι η λύση τρέχει εκτός του laptop του </w:t>
      </w:r>
      <w:proofErr w:type="spellStart"/>
      <w:r w:rsidRPr="31FE47E4" w:rsidR="00712184">
        <w:rPr>
          <w:rFonts w:cs="Tahoma"/>
          <w:lang w:val="el-GR" w:eastAsia="el-GR"/>
        </w:rPr>
        <w:t>trainee</w:t>
      </w:r>
      <w:proofErr w:type="spellEnd"/>
      <w:r w:rsidRPr="31FE47E4" w:rsidR="00712184">
        <w:rPr>
          <w:rFonts w:cs="Tahoma"/>
          <w:lang w:val="el-GR" w:eastAsia="el-GR"/>
        </w:rPr>
        <w:t>.</w:t>
      </w:r>
    </w:p>
    <w:p w:rsidRPr="00712184" w:rsidR="00712184" w:rsidP="00712184" w:rsidRDefault="00712184" w14:paraId="7E1A81BD" w14:textId="1D614E73">
      <w:pPr>
        <w:pStyle w:val="ListParagraph"/>
        <w:numPr>
          <w:ilvl w:val="0"/>
          <w:numId w:val="96"/>
        </w:numPr>
        <w:rPr>
          <w:rFonts w:cs="Tahoma"/>
          <w:lang w:val="el-GR" w:eastAsia="el-GR"/>
        </w:rPr>
      </w:pPr>
      <w:r w:rsidRPr="31FE47E4" w:rsidR="00712184">
        <w:rPr>
          <w:rFonts w:cs="Tahoma"/>
          <w:lang w:val="el-GR" w:eastAsia="el-GR"/>
        </w:rPr>
        <w:t xml:space="preserve">Δημιουργία παρουσίασης (PowerPoint &amp; Τελική Έκθεση πρακτικής ) : την τελευταία εβδομάδα έχουμε διαδικασία ελέγχου και παρουσίασης του έργου στο </w:t>
      </w:r>
      <w:r w:rsidRPr="31FE47E4" w:rsidR="00712184">
        <w:rPr>
          <w:rFonts w:cs="Tahoma"/>
          <w:u w:val="single"/>
          <w:lang w:val="el-GR" w:eastAsia="el-GR"/>
        </w:rPr>
        <w:t xml:space="preserve">BU </w:t>
      </w:r>
      <w:proofErr w:type="spellStart"/>
      <w:r w:rsidRPr="31FE47E4" w:rsidR="00712184">
        <w:rPr>
          <w:rFonts w:cs="Tahoma"/>
          <w:u w:val="single"/>
          <w:lang w:val="el-GR" w:eastAsia="el-GR"/>
        </w:rPr>
        <w:t>Instructor</w:t>
      </w:r>
      <w:proofErr w:type="spellEnd"/>
      <w:r w:rsidRPr="31FE47E4" w:rsidR="00712184">
        <w:rPr>
          <w:rFonts w:cs="Tahoma"/>
          <w:lang w:val="el-GR" w:eastAsia="el-GR"/>
        </w:rPr>
        <w:t xml:space="preserve"> </w:t>
      </w:r>
      <w:r w:rsidRPr="31FE47E4" w:rsidR="007A591E">
        <w:rPr>
          <w:rFonts w:cs="Tahoma"/>
          <w:lang w:val="el-GR" w:eastAsia="el-GR"/>
        </w:rPr>
        <w:t>ή και</w:t>
      </w:r>
      <w:r w:rsidRPr="31FE47E4" w:rsidR="00712184">
        <w:rPr>
          <w:rFonts w:cs="Tahoma"/>
          <w:lang w:val="el-GR" w:eastAsia="el-GR"/>
        </w:rPr>
        <w:t xml:space="preserve"> σε συγκεκριμένη ομάδα του </w:t>
      </w:r>
      <w:r w:rsidRPr="31FE47E4" w:rsidR="00712184">
        <w:rPr>
          <w:rFonts w:cs="Tahoma"/>
          <w:u w:val="single"/>
          <w:lang w:val="el-GR" w:eastAsia="el-GR"/>
        </w:rPr>
        <w:t xml:space="preserve">BU Department </w:t>
      </w:r>
      <w:r w:rsidRPr="31FE47E4" w:rsidR="00712184">
        <w:rPr>
          <w:rFonts w:cs="Tahoma"/>
          <w:lang w:val="el-GR" w:eastAsia="el-GR"/>
        </w:rPr>
        <w:t>αν απαιτηθεί.</w:t>
      </w:r>
    </w:p>
    <w:p w:rsidRPr="00712184" w:rsidR="00712184" w:rsidP="00712184" w:rsidRDefault="00712184" w14:paraId="16A76535" w14:textId="32890EA9">
      <w:pPr>
        <w:spacing w:before="100" w:beforeAutospacing="1" w:after="100" w:afterAutospacing="1" w:line="240" w:lineRule="auto"/>
        <w:jc w:val="left"/>
        <w:rPr>
          <w:rFonts w:cs="Tahoma"/>
          <w:lang w:val="el-GR" w:eastAsia="el-GR"/>
        </w:rPr>
      </w:pPr>
      <w:proofErr w:type="spellStart"/>
      <w:r w:rsidRPr="00712184">
        <w:rPr>
          <w:rFonts w:cs="Tahoma"/>
          <w:lang w:val="el-GR" w:eastAsia="el-GR"/>
        </w:rPr>
        <w:t>Output</w:t>
      </w:r>
      <w:proofErr w:type="spellEnd"/>
      <w:r w:rsidRPr="00712184">
        <w:rPr>
          <w:rFonts w:cs="Tahoma"/>
          <w:lang w:val="el-GR" w:eastAsia="el-GR"/>
        </w:rPr>
        <w:t>:</w:t>
      </w:r>
    </w:p>
    <w:p w:rsidRPr="00712184" w:rsidR="00712184" w:rsidP="00712184" w:rsidRDefault="00712184" w14:paraId="2EE25BA6" w14:textId="139B5DD6">
      <w:pPr>
        <w:numPr>
          <w:ilvl w:val="0"/>
          <w:numId w:val="99"/>
        </w:numPr>
        <w:spacing w:before="100" w:beforeAutospacing="1" w:after="100" w:afterAutospacing="1" w:line="240" w:lineRule="auto"/>
        <w:jc w:val="left"/>
        <w:rPr>
          <w:rFonts w:cs="Tahoma"/>
          <w:lang w:val="el-GR" w:eastAsia="el-GR"/>
        </w:rPr>
      </w:pPr>
      <w:r w:rsidRPr="00712184">
        <w:rPr>
          <w:rFonts w:cs="Tahoma"/>
          <w:lang w:val="el-GR" w:eastAsia="el-GR"/>
        </w:rPr>
        <w:t>Δημιουργία PowerPoint για παρουσίαση πρακτικής</w:t>
      </w:r>
    </w:p>
    <w:p w:rsidRPr="00712184" w:rsidR="00712184" w:rsidP="00712184" w:rsidRDefault="00712184" w14:paraId="3CE2CE64" w14:textId="04BF4E80">
      <w:pPr>
        <w:numPr>
          <w:ilvl w:val="0"/>
          <w:numId w:val="99"/>
        </w:numPr>
        <w:spacing w:before="100" w:beforeAutospacing="1" w:after="100" w:afterAutospacing="1" w:line="240" w:lineRule="auto"/>
        <w:jc w:val="left"/>
        <w:rPr>
          <w:rFonts w:cs="Tahoma"/>
          <w:lang w:val="el-GR" w:eastAsia="el-GR"/>
        </w:rPr>
      </w:pPr>
      <w:proofErr w:type="spellStart"/>
      <w:r w:rsidRPr="00712184">
        <w:rPr>
          <w:rFonts w:cs="Tahoma"/>
          <w:lang w:val="el-GR" w:eastAsia="el-GR"/>
        </w:rPr>
        <w:t>Επικαιροποίηση</w:t>
      </w:r>
      <w:proofErr w:type="spellEnd"/>
      <w:r w:rsidRPr="00712184">
        <w:rPr>
          <w:rFonts w:cs="Tahoma"/>
          <w:lang w:val="el-GR" w:eastAsia="el-GR"/>
        </w:rPr>
        <w:t xml:space="preserve"> της Τελικής </w:t>
      </w:r>
      <w:r w:rsidRPr="00712184" w:rsidR="007A591E">
        <w:rPr>
          <w:rFonts w:cs="Tahoma"/>
          <w:lang w:val="el-GR" w:eastAsia="el-GR"/>
        </w:rPr>
        <w:t>Έκθεσης</w:t>
      </w:r>
      <w:r w:rsidRPr="00712184">
        <w:rPr>
          <w:rFonts w:cs="Tahoma"/>
          <w:lang w:val="el-GR" w:eastAsia="el-GR"/>
        </w:rPr>
        <w:t xml:space="preserve"> πρακτικής</w:t>
      </w:r>
    </w:p>
    <w:p w:rsidRPr="00712184" w:rsidR="00712184" w:rsidP="00712184" w:rsidRDefault="00712184" w14:paraId="6414990F" w14:textId="77777777">
      <w:pPr>
        <w:numPr>
          <w:ilvl w:val="0"/>
          <w:numId w:val="99"/>
        </w:numPr>
        <w:spacing w:before="100" w:beforeAutospacing="1" w:after="100" w:afterAutospacing="1" w:line="240" w:lineRule="auto"/>
        <w:jc w:val="left"/>
        <w:rPr>
          <w:rFonts w:cs="Tahoma"/>
          <w:lang w:val="el-GR" w:eastAsia="el-GR"/>
        </w:rPr>
      </w:pPr>
      <w:proofErr w:type="spellStart"/>
      <w:r w:rsidRPr="00712184">
        <w:rPr>
          <w:rFonts w:cs="Tahoma"/>
          <w:lang w:val="el-GR" w:eastAsia="el-GR"/>
        </w:rPr>
        <w:t>Deploy</w:t>
      </w:r>
      <w:proofErr w:type="spellEnd"/>
      <w:r w:rsidRPr="00712184">
        <w:rPr>
          <w:rFonts w:cs="Tahoma"/>
          <w:lang w:val="el-GR" w:eastAsia="el-GR"/>
        </w:rPr>
        <w:t xml:space="preserve"> λύσης στις υποδομές της εταιρείας</w:t>
      </w:r>
    </w:p>
    <w:p w:rsidRPr="00712184" w:rsidR="00712184" w:rsidP="00712184" w:rsidRDefault="00712184" w14:paraId="40E5E64E" w14:textId="77777777">
      <w:pPr>
        <w:rPr>
          <w:rFonts w:cs="Tahoma"/>
          <w:lang w:val="el-GR" w:eastAsia="el-GR"/>
        </w:rPr>
      </w:pPr>
    </w:p>
    <w:p w:rsidRPr="00712184" w:rsidR="00712184" w:rsidP="00712184" w:rsidRDefault="00712184" w14:paraId="468A38CE" w14:textId="77777777">
      <w:pPr>
        <w:pStyle w:val="ListParagraph"/>
        <w:rPr>
          <w:rFonts w:cs="Tahoma"/>
          <w:lang w:val="el-GR" w:eastAsia="el-GR"/>
        </w:rPr>
      </w:pPr>
    </w:p>
    <w:p w:rsidRPr="007A591E" w:rsidR="00712184" w:rsidP="00712184" w:rsidRDefault="00712184" w14:paraId="7F8ED7FF" w14:textId="52BFFAA4">
      <w:pPr>
        <w:rPr>
          <w:rStyle w:val="notion-enable-hover"/>
          <w:b/>
          <w:bCs/>
          <w:i/>
          <w:iCs/>
          <w:lang w:val="el-GR"/>
        </w:rPr>
      </w:pPr>
      <w:r w:rsidRPr="007A591E">
        <w:rPr>
          <w:rFonts w:cs="Tahoma"/>
          <w:b/>
          <w:bCs/>
          <w:i/>
          <w:iCs/>
          <w:lang w:val="en-US" w:eastAsia="el-GR"/>
        </w:rPr>
        <w:t>VII</w:t>
      </w:r>
      <w:r w:rsidRPr="007A591E">
        <w:rPr>
          <w:rFonts w:cs="Tahoma"/>
          <w:b/>
          <w:bCs/>
          <w:i/>
          <w:iCs/>
          <w:lang w:val="el-GR" w:eastAsia="el-GR"/>
        </w:rPr>
        <w:t>.</w:t>
      </w:r>
      <w:r w:rsidRPr="007A591E">
        <w:rPr>
          <w:b/>
          <w:bCs/>
          <w:i/>
          <w:iCs/>
          <w:lang w:val="el-GR"/>
        </w:rPr>
        <w:t xml:space="preserve"> </w:t>
      </w:r>
      <w:r w:rsidRPr="007A591E">
        <w:rPr>
          <w:rStyle w:val="notion-enable-hover"/>
          <w:b/>
          <w:bCs/>
          <w:i/>
          <w:iCs/>
          <w:lang w:val="el-GR"/>
        </w:rPr>
        <w:t>Φάση Δ: Παρουσίαση έργου και Τελική Αξιολόγηση</w:t>
      </w:r>
    </w:p>
    <w:p w:rsidRPr="00712184" w:rsidR="00712184" w:rsidP="00712184" w:rsidRDefault="00712184" w14:paraId="326BC95C" w14:textId="77777777">
      <w:pPr>
        <w:numPr>
          <w:ilvl w:val="0"/>
          <w:numId w:val="100"/>
        </w:numPr>
        <w:rPr>
          <w:rFonts w:cs="Tahoma"/>
          <w:lang w:val="el-GR" w:eastAsia="el-GR"/>
        </w:rPr>
      </w:pPr>
      <w:r w:rsidRPr="00712184">
        <w:rPr>
          <w:rFonts w:cs="Tahoma"/>
          <w:lang w:val="el-GR" w:eastAsia="el-GR"/>
        </w:rPr>
        <w:t xml:space="preserve">Ο </w:t>
      </w:r>
      <w:proofErr w:type="spellStart"/>
      <w:r w:rsidRPr="00712184">
        <w:rPr>
          <w:rFonts w:cs="Tahoma"/>
          <w:u w:val="single"/>
          <w:lang w:val="el-GR" w:eastAsia="el-GR"/>
        </w:rPr>
        <w:t>Τrainee</w:t>
      </w:r>
      <w:proofErr w:type="spellEnd"/>
      <w:r w:rsidRPr="00712184">
        <w:rPr>
          <w:rFonts w:cs="Tahoma"/>
          <w:lang w:val="el-GR" w:eastAsia="el-GR"/>
        </w:rPr>
        <w:t xml:space="preserve"> παρουσιάζει το έργο που ολοκλήρωσε στον υπεύθυνο τμήματος και στον </w:t>
      </w:r>
      <w:r w:rsidRPr="00712184">
        <w:rPr>
          <w:rFonts w:cs="Tahoma"/>
          <w:u w:val="single"/>
          <w:lang w:val="el-GR" w:eastAsia="el-GR"/>
        </w:rPr>
        <w:t xml:space="preserve">BU </w:t>
      </w:r>
      <w:proofErr w:type="spellStart"/>
      <w:r w:rsidRPr="00712184">
        <w:rPr>
          <w:rFonts w:cs="Tahoma"/>
          <w:u w:val="single"/>
          <w:lang w:val="el-GR" w:eastAsia="el-GR"/>
        </w:rPr>
        <w:t>instructor</w:t>
      </w:r>
      <w:proofErr w:type="spellEnd"/>
    </w:p>
    <w:p w:rsidRPr="00712184" w:rsidR="00712184" w:rsidP="00712184" w:rsidRDefault="00712184" w14:paraId="6C189D52" w14:textId="13E8E4D5">
      <w:pPr>
        <w:numPr>
          <w:ilvl w:val="0"/>
          <w:numId w:val="100"/>
        </w:numPr>
        <w:rPr>
          <w:rFonts w:cs="Tahoma"/>
          <w:lang w:val="el-GR" w:eastAsia="el-GR"/>
        </w:rPr>
      </w:pPr>
      <w:r w:rsidRPr="00712184">
        <w:rPr>
          <w:rFonts w:cs="Tahoma"/>
          <w:lang w:val="el-GR" w:eastAsia="el-GR"/>
        </w:rPr>
        <w:t xml:space="preserve">Ο υπεύθυνος τμήματος &amp; ο </w:t>
      </w:r>
      <w:r w:rsidRPr="00712184">
        <w:rPr>
          <w:rFonts w:cs="Tahoma"/>
          <w:u w:val="single"/>
          <w:lang w:val="el-GR" w:eastAsia="el-GR"/>
        </w:rPr>
        <w:t xml:space="preserve">BU </w:t>
      </w:r>
      <w:proofErr w:type="spellStart"/>
      <w:r w:rsidRPr="00712184">
        <w:rPr>
          <w:rFonts w:cs="Tahoma"/>
          <w:u w:val="single"/>
          <w:lang w:val="el-GR" w:eastAsia="el-GR"/>
        </w:rPr>
        <w:t>instructor</w:t>
      </w:r>
      <w:proofErr w:type="spellEnd"/>
      <w:r w:rsidRPr="00712184">
        <w:rPr>
          <w:rFonts w:cs="Tahoma"/>
          <w:lang w:val="el-GR" w:eastAsia="el-GR"/>
        </w:rPr>
        <w:t xml:space="preserve"> </w:t>
      </w:r>
      <w:r w:rsidRPr="00712184" w:rsidR="007A591E">
        <w:rPr>
          <w:rFonts w:cs="Tahoma"/>
          <w:lang w:val="el-GR" w:eastAsia="el-GR"/>
        </w:rPr>
        <w:t>αξιολογού</w:t>
      </w:r>
      <w:r w:rsidR="007A591E">
        <w:rPr>
          <w:rFonts w:cs="Tahoma"/>
          <w:lang w:val="el-GR" w:eastAsia="el-GR"/>
        </w:rPr>
        <w:t>ν</w:t>
      </w:r>
      <w:r w:rsidRPr="00712184">
        <w:rPr>
          <w:rFonts w:cs="Tahoma"/>
          <w:lang w:val="el-GR" w:eastAsia="el-GR"/>
        </w:rPr>
        <w:t xml:space="preserve"> τον </w:t>
      </w:r>
      <w:proofErr w:type="spellStart"/>
      <w:r w:rsidRPr="00712184">
        <w:rPr>
          <w:rFonts w:cs="Tahoma"/>
          <w:u w:val="single"/>
          <w:lang w:val="el-GR" w:eastAsia="el-GR"/>
        </w:rPr>
        <w:t>Τrainee</w:t>
      </w:r>
      <w:proofErr w:type="spellEnd"/>
      <w:r w:rsidRPr="00712184">
        <w:rPr>
          <w:rFonts w:cs="Tahoma"/>
          <w:lang w:val="el-GR" w:eastAsia="el-GR"/>
        </w:rPr>
        <w:t xml:space="preserve"> βάσ</w:t>
      </w:r>
      <w:r>
        <w:rPr>
          <w:rFonts w:cs="Tahoma"/>
          <w:lang w:val="el-GR" w:eastAsia="el-GR"/>
        </w:rPr>
        <w:t>ει</w:t>
      </w:r>
      <w:r w:rsidRPr="00712184">
        <w:rPr>
          <w:rFonts w:cs="Tahoma"/>
          <w:lang w:val="el-GR" w:eastAsia="el-GR"/>
        </w:rPr>
        <w:t xml:space="preserve"> των παρακάτω και o </w:t>
      </w:r>
      <w:r w:rsidRPr="00712184">
        <w:rPr>
          <w:rFonts w:cs="Tahoma"/>
          <w:u w:val="single"/>
          <w:lang w:val="el-GR" w:eastAsia="el-GR"/>
        </w:rPr>
        <w:t xml:space="preserve">ΗR </w:t>
      </w:r>
      <w:proofErr w:type="spellStart"/>
      <w:r w:rsidRPr="00712184">
        <w:rPr>
          <w:rFonts w:cs="Tahoma"/>
          <w:u w:val="single"/>
          <w:lang w:val="el-GR" w:eastAsia="el-GR"/>
        </w:rPr>
        <w:t>Recruiter</w:t>
      </w:r>
      <w:proofErr w:type="spellEnd"/>
      <w:r w:rsidRPr="00712184">
        <w:rPr>
          <w:rFonts w:cs="Tahoma"/>
          <w:lang w:val="el-GR" w:eastAsia="el-GR"/>
        </w:rPr>
        <w:t xml:space="preserve"> διοργανώνει συνάντηση μεταξύ τους </w:t>
      </w:r>
      <w:r w:rsidRPr="00712184">
        <w:rPr>
          <w:rFonts w:cs="Tahoma"/>
          <w:b/>
          <w:bCs/>
          <w:lang w:val="el-GR" w:eastAsia="el-GR"/>
        </w:rPr>
        <w:t xml:space="preserve">για να του δώσουν </w:t>
      </w:r>
      <w:proofErr w:type="spellStart"/>
      <w:r w:rsidRPr="00712184">
        <w:rPr>
          <w:rFonts w:cs="Tahoma"/>
          <w:b/>
          <w:bCs/>
          <w:lang w:val="el-GR" w:eastAsia="el-GR"/>
        </w:rPr>
        <w:t>feedback</w:t>
      </w:r>
      <w:proofErr w:type="spellEnd"/>
      <w:r w:rsidRPr="00712184">
        <w:rPr>
          <w:rFonts w:cs="Tahoma"/>
          <w:b/>
          <w:bCs/>
          <w:lang w:val="el-GR" w:eastAsia="el-GR"/>
        </w:rPr>
        <w:t>:</w:t>
      </w:r>
      <w:r w:rsidRPr="00712184">
        <w:rPr>
          <w:rFonts w:cs="Tahoma"/>
          <w:lang w:val="el-GR" w:eastAsia="el-GR"/>
        </w:rPr>
        <w:t xml:space="preserve"> </w:t>
      </w:r>
    </w:p>
    <w:p w:rsidRPr="00712184" w:rsidR="00712184" w:rsidP="00712184" w:rsidRDefault="00712184" w14:paraId="075836E6" w14:textId="77777777">
      <w:pPr>
        <w:numPr>
          <w:ilvl w:val="1"/>
          <w:numId w:val="100"/>
        </w:numPr>
        <w:rPr>
          <w:rFonts w:cs="Tahoma"/>
          <w:lang w:val="el-GR" w:eastAsia="el-GR"/>
        </w:rPr>
      </w:pPr>
      <w:proofErr w:type="spellStart"/>
      <w:r w:rsidRPr="00712184">
        <w:rPr>
          <w:rFonts w:cs="Tahoma"/>
          <w:lang w:val="el-GR" w:eastAsia="el-GR"/>
        </w:rPr>
        <w:t>Παρουσιάση</w:t>
      </w:r>
      <w:proofErr w:type="spellEnd"/>
      <w:r w:rsidRPr="00712184">
        <w:rPr>
          <w:rFonts w:cs="Tahoma"/>
          <w:lang w:val="el-GR" w:eastAsia="el-GR"/>
        </w:rPr>
        <w:t xml:space="preserve"> εργασίας</w:t>
      </w:r>
    </w:p>
    <w:p w:rsidRPr="00712184" w:rsidR="00712184" w:rsidP="00712184" w:rsidRDefault="00712184" w14:paraId="5E3EBC71" w14:textId="77777777">
      <w:pPr>
        <w:numPr>
          <w:ilvl w:val="1"/>
          <w:numId w:val="100"/>
        </w:numPr>
        <w:rPr>
          <w:rFonts w:cs="Tahoma"/>
          <w:lang w:val="el-GR" w:eastAsia="el-GR"/>
        </w:rPr>
      </w:pPr>
      <w:r w:rsidRPr="00712184">
        <w:rPr>
          <w:rFonts w:cs="Tahoma"/>
          <w:lang w:val="el-GR" w:eastAsia="el-GR"/>
        </w:rPr>
        <w:t>Δομή και οργάνωση πηγαίου κώδικα</w:t>
      </w:r>
    </w:p>
    <w:p w:rsidRPr="00712184" w:rsidR="00712184" w:rsidP="00712184" w:rsidRDefault="00712184" w14:paraId="27D01F4E" w14:textId="77777777">
      <w:pPr>
        <w:numPr>
          <w:ilvl w:val="1"/>
          <w:numId w:val="100"/>
        </w:numPr>
        <w:rPr>
          <w:rFonts w:cs="Tahoma"/>
          <w:lang w:val="el-GR" w:eastAsia="el-GR"/>
        </w:rPr>
      </w:pPr>
      <w:r w:rsidRPr="00712184">
        <w:rPr>
          <w:rFonts w:cs="Tahoma"/>
          <w:lang w:val="el-GR" w:eastAsia="el-GR"/>
        </w:rPr>
        <w:t>Επίλυση προβλήματος</w:t>
      </w:r>
    </w:p>
    <w:p w:rsidRPr="00712184" w:rsidR="00712184" w:rsidP="00712184" w:rsidRDefault="00712184" w14:paraId="764DCE85" w14:textId="77777777">
      <w:pPr>
        <w:numPr>
          <w:ilvl w:val="1"/>
          <w:numId w:val="100"/>
        </w:numPr>
        <w:rPr>
          <w:rFonts w:cs="Tahoma"/>
          <w:lang w:val="el-GR" w:eastAsia="el-GR"/>
        </w:rPr>
      </w:pPr>
      <w:r w:rsidRPr="00712184">
        <w:rPr>
          <w:rFonts w:cs="Tahoma"/>
          <w:lang w:val="el-GR" w:eastAsia="el-GR"/>
        </w:rPr>
        <w:t xml:space="preserve">Χρήση </w:t>
      </w:r>
      <w:proofErr w:type="spellStart"/>
      <w:r w:rsidRPr="00712184">
        <w:rPr>
          <w:rFonts w:cs="Tahoma"/>
          <w:lang w:val="el-GR" w:eastAsia="el-GR"/>
        </w:rPr>
        <w:t>εργαλειών</w:t>
      </w:r>
      <w:proofErr w:type="spellEnd"/>
      <w:r w:rsidRPr="00712184">
        <w:rPr>
          <w:rFonts w:cs="Tahoma"/>
          <w:lang w:val="el-GR" w:eastAsia="el-GR"/>
        </w:rPr>
        <w:t xml:space="preserve"> υλοποίησης</w:t>
      </w:r>
    </w:p>
    <w:p w:rsidRPr="00712184" w:rsidR="00712184" w:rsidP="00712184" w:rsidRDefault="00712184" w14:paraId="21F8C6B2" w14:textId="77777777">
      <w:pPr>
        <w:numPr>
          <w:ilvl w:val="1"/>
          <w:numId w:val="100"/>
        </w:numPr>
        <w:rPr>
          <w:rFonts w:cs="Tahoma"/>
          <w:lang w:val="el-GR" w:eastAsia="el-GR"/>
        </w:rPr>
      </w:pPr>
      <w:r w:rsidRPr="00712184">
        <w:rPr>
          <w:rFonts w:cs="Tahoma"/>
          <w:lang w:val="el-GR" w:eastAsia="el-GR"/>
        </w:rPr>
        <w:t xml:space="preserve">Αναγνώριση τεχνολογικών </w:t>
      </w:r>
      <w:proofErr w:type="spellStart"/>
      <w:r w:rsidRPr="00712184">
        <w:rPr>
          <w:rFonts w:cs="Tahoma"/>
          <w:lang w:val="el-GR" w:eastAsia="el-GR"/>
        </w:rPr>
        <w:t>ικανότητων</w:t>
      </w:r>
      <w:proofErr w:type="spellEnd"/>
      <w:r w:rsidRPr="00712184">
        <w:rPr>
          <w:rFonts w:cs="Tahoma"/>
          <w:lang w:val="el-GR" w:eastAsia="el-GR"/>
        </w:rPr>
        <w:t xml:space="preserve"> και ποιοτικών χαρακτηριστικών (</w:t>
      </w:r>
      <w:proofErr w:type="spellStart"/>
      <w:r w:rsidRPr="00712184">
        <w:rPr>
          <w:rFonts w:cs="Tahoma"/>
          <w:lang w:val="el-GR" w:eastAsia="el-GR"/>
        </w:rPr>
        <w:t>hard</w:t>
      </w:r>
      <w:proofErr w:type="spellEnd"/>
      <w:r w:rsidRPr="00712184">
        <w:rPr>
          <w:rFonts w:cs="Tahoma"/>
          <w:lang w:val="el-GR" w:eastAsia="el-GR"/>
        </w:rPr>
        <w:t>/</w:t>
      </w:r>
      <w:proofErr w:type="spellStart"/>
      <w:r w:rsidRPr="00712184">
        <w:rPr>
          <w:rFonts w:cs="Tahoma"/>
          <w:lang w:val="el-GR" w:eastAsia="el-GR"/>
        </w:rPr>
        <w:t>soft</w:t>
      </w:r>
      <w:proofErr w:type="spellEnd"/>
      <w:r w:rsidRPr="00712184">
        <w:rPr>
          <w:rFonts w:cs="Tahoma"/>
          <w:lang w:val="el-GR" w:eastAsia="el-GR"/>
        </w:rPr>
        <w:t xml:space="preserve"> </w:t>
      </w:r>
      <w:proofErr w:type="spellStart"/>
      <w:r w:rsidRPr="00712184">
        <w:rPr>
          <w:rFonts w:cs="Tahoma"/>
          <w:lang w:val="el-GR" w:eastAsia="el-GR"/>
        </w:rPr>
        <w:t>skills</w:t>
      </w:r>
      <w:proofErr w:type="spellEnd"/>
      <w:r w:rsidRPr="00712184">
        <w:rPr>
          <w:rFonts w:cs="Tahoma"/>
          <w:lang w:val="el-GR" w:eastAsia="el-GR"/>
        </w:rPr>
        <w:t>)</w:t>
      </w:r>
    </w:p>
    <w:p w:rsidR="00712184" w:rsidP="00712184" w:rsidRDefault="00712184" w14:paraId="1CEDE6B8" w14:textId="6E4EFA21">
      <w:pPr>
        <w:numPr>
          <w:ilvl w:val="0"/>
          <w:numId w:val="101"/>
        </w:numPr>
        <w:rPr>
          <w:rFonts w:cs="Tahoma"/>
          <w:lang w:val="el-GR" w:eastAsia="el-GR"/>
        </w:rPr>
      </w:pPr>
      <w:r w:rsidRPr="00712184">
        <w:rPr>
          <w:rFonts w:cs="Tahoma"/>
          <w:lang w:val="el-GR" w:eastAsia="el-GR"/>
        </w:rPr>
        <w:t xml:space="preserve">Ο </w:t>
      </w:r>
      <w:proofErr w:type="spellStart"/>
      <w:r w:rsidRPr="00712184">
        <w:rPr>
          <w:rFonts w:cs="Tahoma"/>
          <w:u w:val="single"/>
          <w:lang w:val="el-GR" w:eastAsia="el-GR"/>
        </w:rPr>
        <w:t>Τrainee</w:t>
      </w:r>
      <w:proofErr w:type="spellEnd"/>
      <w:r w:rsidRPr="00712184">
        <w:rPr>
          <w:rFonts w:cs="Tahoma"/>
          <w:lang w:val="el-GR" w:eastAsia="el-GR"/>
        </w:rPr>
        <w:t xml:space="preserve"> αξιολογεί την διαδικασία της πρακτικής του άσκησης βάση των παρακάτω, συμπληρώνοντας το </w:t>
      </w:r>
      <w:proofErr w:type="spellStart"/>
      <w:r w:rsidRPr="00712184">
        <w:rPr>
          <w:rFonts w:cs="Tahoma"/>
          <w:lang w:val="el-GR" w:eastAsia="el-GR"/>
        </w:rPr>
        <w:t>survey</w:t>
      </w:r>
      <w:proofErr w:type="spellEnd"/>
      <w:r w:rsidRPr="00712184">
        <w:rPr>
          <w:rFonts w:cs="Tahoma"/>
          <w:lang w:val="el-GR" w:eastAsia="el-GR"/>
        </w:rPr>
        <w:t xml:space="preserve"> (</w:t>
      </w:r>
      <w:hyperlink w:history="1" r:id="rId15">
        <w:r w:rsidRPr="00712184">
          <w:rPr>
            <w:rStyle w:val="Hyperlink"/>
            <w:rFonts w:cs="Tahoma"/>
            <w:lang w:val="el-GR" w:eastAsia="el-GR"/>
          </w:rPr>
          <w:t>https://www.surveymonkey.com/r/9KS9RYD</w:t>
        </w:r>
      </w:hyperlink>
      <w:r w:rsidRPr="00712184">
        <w:rPr>
          <w:rFonts w:cs="Tahoma"/>
          <w:lang w:val="el-GR" w:eastAsia="el-GR"/>
        </w:rPr>
        <w:t xml:space="preserve">) που του </w:t>
      </w:r>
      <w:r w:rsidRPr="00712184" w:rsidR="007A591E">
        <w:rPr>
          <w:rFonts w:cs="Tahoma"/>
          <w:lang w:val="el-GR" w:eastAsia="el-GR"/>
        </w:rPr>
        <w:t>αποστέλλει</w:t>
      </w:r>
      <w:r w:rsidRPr="00712184">
        <w:rPr>
          <w:rFonts w:cs="Tahoma"/>
          <w:lang w:val="el-GR" w:eastAsia="el-GR"/>
        </w:rPr>
        <w:t xml:space="preserve"> ο </w:t>
      </w:r>
      <w:r w:rsidRPr="00712184">
        <w:rPr>
          <w:rFonts w:cs="Tahoma"/>
          <w:u w:val="single"/>
          <w:lang w:val="el-GR" w:eastAsia="el-GR"/>
        </w:rPr>
        <w:t xml:space="preserve">ΗR </w:t>
      </w:r>
      <w:proofErr w:type="spellStart"/>
      <w:r w:rsidRPr="00712184">
        <w:rPr>
          <w:rFonts w:cs="Tahoma"/>
          <w:u w:val="single"/>
          <w:lang w:val="el-GR" w:eastAsia="el-GR"/>
        </w:rPr>
        <w:t>Recruiter</w:t>
      </w:r>
      <w:proofErr w:type="spellEnd"/>
      <w:r w:rsidRPr="00712184">
        <w:rPr>
          <w:rFonts w:cs="Tahoma"/>
          <w:lang w:val="el-GR" w:eastAsia="el-GR"/>
        </w:rPr>
        <w:t>:</w:t>
      </w:r>
    </w:p>
    <w:p w:rsidRPr="00712184" w:rsidR="00712184" w:rsidP="00712184" w:rsidRDefault="00712184" w14:paraId="0F602ADB" w14:textId="77777777">
      <w:pPr>
        <w:pStyle w:val="ListParagraph"/>
        <w:numPr>
          <w:ilvl w:val="0"/>
          <w:numId w:val="98"/>
        </w:numPr>
        <w:rPr>
          <w:rFonts w:cs="Tahoma"/>
          <w:lang w:val="el-GR" w:eastAsia="el-GR"/>
        </w:rPr>
      </w:pPr>
      <w:r w:rsidRPr="00712184">
        <w:rPr>
          <w:rFonts w:cs="Tahoma"/>
          <w:lang w:val="el-GR" w:eastAsia="el-GR"/>
        </w:rPr>
        <w:t>Εκπλήρωση στόχων</w:t>
      </w:r>
    </w:p>
    <w:p w:rsidRPr="00712184" w:rsidR="00712184" w:rsidP="00712184" w:rsidRDefault="00712184" w14:paraId="7758C130" w14:textId="77777777">
      <w:pPr>
        <w:pStyle w:val="ListParagraph"/>
        <w:numPr>
          <w:ilvl w:val="0"/>
          <w:numId w:val="98"/>
        </w:numPr>
        <w:rPr>
          <w:rFonts w:cs="Tahoma"/>
          <w:lang w:val="el-GR" w:eastAsia="el-GR"/>
        </w:rPr>
      </w:pPr>
      <w:r w:rsidRPr="00712184">
        <w:rPr>
          <w:rFonts w:cs="Tahoma"/>
          <w:lang w:val="el-GR" w:eastAsia="el-GR"/>
        </w:rPr>
        <w:t>Αποδοτικότητα</w:t>
      </w:r>
    </w:p>
    <w:p w:rsidRPr="00712184" w:rsidR="00712184" w:rsidP="00712184" w:rsidRDefault="00712184" w14:paraId="22F84008" w14:textId="77777777">
      <w:pPr>
        <w:pStyle w:val="ListParagraph"/>
        <w:numPr>
          <w:ilvl w:val="0"/>
          <w:numId w:val="98"/>
        </w:numPr>
        <w:rPr>
          <w:rFonts w:cs="Tahoma"/>
          <w:lang w:val="el-GR" w:eastAsia="el-GR"/>
        </w:rPr>
      </w:pPr>
      <w:r w:rsidRPr="00712184">
        <w:rPr>
          <w:rFonts w:cs="Tahoma"/>
          <w:lang w:val="el-GR" w:eastAsia="el-GR"/>
        </w:rPr>
        <w:t>Επικοινωνία και Συνεργασία</w:t>
      </w:r>
    </w:p>
    <w:p w:rsidRPr="00712184" w:rsidR="00712184" w:rsidP="00712184" w:rsidRDefault="00712184" w14:paraId="28BD3478" w14:textId="77777777">
      <w:pPr>
        <w:pStyle w:val="ListParagraph"/>
        <w:numPr>
          <w:ilvl w:val="0"/>
          <w:numId w:val="98"/>
        </w:numPr>
        <w:rPr>
          <w:rFonts w:cs="Tahoma"/>
          <w:lang w:val="el-GR" w:eastAsia="el-GR"/>
        </w:rPr>
      </w:pPr>
      <w:r w:rsidRPr="00712184">
        <w:rPr>
          <w:rFonts w:cs="Tahoma"/>
          <w:lang w:val="el-GR" w:eastAsia="el-GR"/>
        </w:rPr>
        <w:t>Μάθηση και Ανάπτυξη</w:t>
      </w:r>
    </w:p>
    <w:p w:rsidRPr="00712184" w:rsidR="00712184" w:rsidP="00712184" w:rsidRDefault="00712184" w14:paraId="7D92B6F5" w14:textId="399C9B92">
      <w:pPr>
        <w:ind w:left="1074"/>
        <w:rPr>
          <w:rFonts w:cs="Tahoma"/>
          <w:lang w:val="el-GR" w:eastAsia="el-GR"/>
        </w:rPr>
      </w:pPr>
    </w:p>
    <w:p w:rsidRPr="00712184" w:rsidR="00712184" w:rsidP="00712184" w:rsidRDefault="00712184" w14:paraId="58CC80B5" w14:textId="12618DAD">
      <w:pPr>
        <w:rPr>
          <w:rFonts w:cs="Tahoma"/>
          <w:lang w:val="en-US" w:eastAsia="el-GR"/>
        </w:rPr>
      </w:pPr>
      <w:r>
        <w:rPr>
          <w:rFonts w:cs="Tahoma"/>
          <w:lang w:val="en-US" w:eastAsia="el-GR"/>
        </w:rPr>
        <w:lastRenderedPageBreak/>
        <w:t>Output:</w:t>
      </w:r>
    </w:p>
    <w:p w:rsidR="00712184" w:rsidP="00712184" w:rsidRDefault="00712184" w14:paraId="4AF0362C" w14:textId="39145FCA">
      <w:pPr>
        <w:numPr>
          <w:ilvl w:val="0"/>
          <w:numId w:val="103"/>
        </w:numPr>
        <w:rPr>
          <w:rFonts w:cs="Tahoma"/>
          <w:lang w:val="el-GR" w:eastAsia="el-GR"/>
        </w:rPr>
      </w:pPr>
      <w:r w:rsidRPr="00712184">
        <w:rPr>
          <w:rFonts w:cs="Tahoma"/>
          <w:lang w:val="el-GR" w:eastAsia="el-GR"/>
        </w:rPr>
        <w:t xml:space="preserve">O υπεύθυνος τμήματος &amp; o </w:t>
      </w:r>
      <w:r w:rsidRPr="00712184">
        <w:rPr>
          <w:rFonts w:cs="Tahoma"/>
          <w:u w:val="single"/>
          <w:lang w:val="el-GR" w:eastAsia="el-GR"/>
        </w:rPr>
        <w:t xml:space="preserve">ΒU </w:t>
      </w:r>
      <w:proofErr w:type="spellStart"/>
      <w:r w:rsidRPr="00712184">
        <w:rPr>
          <w:rFonts w:cs="Tahoma"/>
          <w:u w:val="single"/>
          <w:lang w:val="el-GR" w:eastAsia="el-GR"/>
        </w:rPr>
        <w:t>instructor</w:t>
      </w:r>
      <w:proofErr w:type="spellEnd"/>
      <w:r w:rsidRPr="00712184">
        <w:rPr>
          <w:rFonts w:cs="Tahoma"/>
          <w:lang w:val="el-GR" w:eastAsia="el-GR"/>
        </w:rPr>
        <w:t xml:space="preserve"> αποστέλλουν ένα </w:t>
      </w:r>
      <w:proofErr w:type="spellStart"/>
      <w:r w:rsidRPr="00712184">
        <w:rPr>
          <w:rFonts w:cs="Tahoma"/>
          <w:lang w:val="el-GR" w:eastAsia="el-GR"/>
        </w:rPr>
        <w:t>Internship</w:t>
      </w:r>
      <w:proofErr w:type="spellEnd"/>
      <w:r w:rsidRPr="00712184">
        <w:rPr>
          <w:rFonts w:cs="Tahoma"/>
          <w:lang w:val="el-GR" w:eastAsia="el-GR"/>
        </w:rPr>
        <w:t xml:space="preserve"> </w:t>
      </w:r>
      <w:proofErr w:type="spellStart"/>
      <w:r w:rsidRPr="00712184">
        <w:rPr>
          <w:rFonts w:cs="Tahoma"/>
          <w:lang w:val="el-GR" w:eastAsia="el-GR"/>
        </w:rPr>
        <w:t>Completion</w:t>
      </w:r>
      <w:proofErr w:type="spellEnd"/>
      <w:r w:rsidRPr="00712184">
        <w:rPr>
          <w:rFonts w:cs="Tahoma"/>
          <w:lang w:val="el-GR" w:eastAsia="el-GR"/>
        </w:rPr>
        <w:t xml:space="preserve"> </w:t>
      </w:r>
      <w:proofErr w:type="spellStart"/>
      <w:r w:rsidRPr="00712184">
        <w:rPr>
          <w:rFonts w:cs="Tahoma"/>
          <w:lang w:val="el-GR" w:eastAsia="el-GR"/>
        </w:rPr>
        <w:t>Certificate</w:t>
      </w:r>
      <w:proofErr w:type="spellEnd"/>
      <w:r w:rsidRPr="00712184">
        <w:rPr>
          <w:rFonts w:cs="Tahoma"/>
          <w:lang w:val="el-GR" w:eastAsia="el-GR"/>
        </w:rPr>
        <w:t xml:space="preserve"> που μπορεί να χρησιμεύσει ως συστατική επιστολή για τους </w:t>
      </w:r>
      <w:proofErr w:type="spellStart"/>
      <w:r w:rsidRPr="00712184">
        <w:rPr>
          <w:rFonts w:cs="Tahoma"/>
          <w:lang w:val="el-GR" w:eastAsia="el-GR"/>
        </w:rPr>
        <w:t>Trainees</w:t>
      </w:r>
      <w:proofErr w:type="spellEnd"/>
      <w:r w:rsidRPr="00712184">
        <w:rPr>
          <w:rFonts w:cs="Tahoma"/>
          <w:lang w:val="el-GR" w:eastAsia="el-GR"/>
        </w:rPr>
        <w:t>. (</w:t>
      </w:r>
      <w:r>
        <w:rPr>
          <w:rFonts w:cs="Tahoma"/>
          <w:lang w:val="el-GR" w:eastAsia="el-GR"/>
        </w:rPr>
        <w:t>βλ. παρακάτω</w:t>
      </w:r>
      <w:r w:rsidRPr="00712184">
        <w:rPr>
          <w:rFonts w:cs="Tahoma"/>
          <w:lang w:val="el-GR" w:eastAsia="el-GR"/>
        </w:rPr>
        <w:t xml:space="preserve"> </w:t>
      </w:r>
      <w:proofErr w:type="spellStart"/>
      <w:r w:rsidRPr="00712184">
        <w:rPr>
          <w:rFonts w:cs="Tahoma"/>
          <w:lang w:val="el-GR" w:eastAsia="el-GR"/>
        </w:rPr>
        <w:t>template</w:t>
      </w:r>
      <w:proofErr w:type="spellEnd"/>
      <w:r w:rsidRPr="00712184">
        <w:rPr>
          <w:rFonts w:cs="Tahoma"/>
          <w:lang w:val="el-GR" w:eastAsia="el-GR"/>
        </w:rPr>
        <w:t>)</w:t>
      </w:r>
    </w:p>
    <w:p w:rsidRPr="00712184" w:rsidR="003221AA" w:rsidP="003221AA" w:rsidRDefault="0033357A" w14:paraId="5DABA943" w14:textId="42432434">
      <w:pPr>
        <w:ind w:left="720"/>
        <w:rPr>
          <w:rFonts w:cs="Tahoma"/>
          <w:lang w:val="el-GR" w:eastAsia="el-GR"/>
        </w:rPr>
      </w:pPr>
      <w:hyperlink w:history="1" r:id="rId16">
        <w:proofErr w:type="spellStart"/>
        <w:r w:rsidRPr="003221AA" w:rsidR="003221AA">
          <w:rPr>
            <w:rStyle w:val="Hyperlink"/>
            <w:rFonts w:cs="Tahoma"/>
            <w:lang w:val="el-GR" w:eastAsia="el-GR"/>
          </w:rPr>
          <w:t>Internship</w:t>
        </w:r>
        <w:proofErr w:type="spellEnd"/>
        <w:r w:rsidRPr="003221AA" w:rsidR="003221AA">
          <w:rPr>
            <w:rStyle w:val="Hyperlink"/>
            <w:rFonts w:cs="Tahoma"/>
            <w:lang w:val="el-GR" w:eastAsia="el-GR"/>
          </w:rPr>
          <w:t xml:space="preserve"> </w:t>
        </w:r>
        <w:proofErr w:type="spellStart"/>
        <w:r w:rsidRPr="003221AA" w:rsidR="003221AA">
          <w:rPr>
            <w:rStyle w:val="Hyperlink"/>
            <w:rFonts w:cs="Tahoma"/>
            <w:lang w:val="el-GR" w:eastAsia="el-GR"/>
          </w:rPr>
          <w:t>Completion</w:t>
        </w:r>
        <w:proofErr w:type="spellEnd"/>
        <w:r w:rsidRPr="003221AA" w:rsidR="003221AA">
          <w:rPr>
            <w:rStyle w:val="Hyperlink"/>
            <w:rFonts w:cs="Tahoma"/>
            <w:lang w:val="el-GR" w:eastAsia="el-GR"/>
          </w:rPr>
          <w:t xml:space="preserve"> Certificate.pptx</w:t>
        </w:r>
      </w:hyperlink>
    </w:p>
    <w:p w:rsidRPr="003221AA" w:rsidR="00712184" w:rsidP="003221AA" w:rsidRDefault="003221AA" w14:paraId="243392D8" w14:textId="0AD74073">
      <w:pPr>
        <w:pStyle w:val="ListParagraph"/>
        <w:numPr>
          <w:ilvl w:val="0"/>
          <w:numId w:val="103"/>
        </w:numPr>
        <w:rPr>
          <w:rFonts w:cs="Tahoma"/>
          <w:lang w:val="el-GR" w:eastAsia="el-GR"/>
        </w:rPr>
      </w:pPr>
      <w:r>
        <w:rPr>
          <w:lang w:val="el-GR"/>
        </w:rPr>
        <w:t xml:space="preserve">Ο </w:t>
      </w:r>
      <w:r w:rsidRPr="003221AA">
        <w:rPr>
          <w:lang w:val="el-GR"/>
        </w:rPr>
        <w:t xml:space="preserve">υπεύθυνος τμήματος &amp; </w:t>
      </w:r>
      <w:r>
        <w:t>o</w:t>
      </w:r>
      <w:r w:rsidRPr="003221AA">
        <w:rPr>
          <w:rStyle w:val="notion-enable-hover"/>
          <w:b/>
          <w:bCs/>
          <w:lang w:val="el-GR"/>
        </w:rPr>
        <w:t xml:space="preserve"> </w:t>
      </w:r>
      <w:r w:rsidRPr="003221AA">
        <w:rPr>
          <w:rStyle w:val="notion-enable-hover"/>
          <w:u w:val="single"/>
          <w:lang w:val="el-GR"/>
        </w:rPr>
        <w:t>Β</w:t>
      </w:r>
      <w:r w:rsidRPr="003221AA">
        <w:rPr>
          <w:rStyle w:val="notion-enable-hover"/>
          <w:u w:val="single"/>
        </w:rPr>
        <w:t>U</w:t>
      </w:r>
      <w:r w:rsidRPr="003221AA">
        <w:rPr>
          <w:rStyle w:val="notion-enable-hover"/>
          <w:u w:val="single"/>
          <w:lang w:val="el-GR"/>
        </w:rPr>
        <w:t xml:space="preserve"> </w:t>
      </w:r>
      <w:r w:rsidRPr="003221AA">
        <w:rPr>
          <w:rStyle w:val="notion-enable-hover"/>
          <w:u w:val="single"/>
        </w:rPr>
        <w:t>instructo</w:t>
      </w:r>
      <w:r w:rsidRPr="003221AA">
        <w:rPr>
          <w:u w:val="single"/>
        </w:rPr>
        <w:t>r</w:t>
      </w:r>
      <w:r w:rsidRPr="003221AA">
        <w:rPr>
          <w:lang w:val="el-GR"/>
        </w:rPr>
        <w:t xml:space="preserve"> αποφασίζουν αν θα προχωρήσουν σε πρόσληψη του </w:t>
      </w:r>
      <w:r w:rsidRPr="003221AA">
        <w:rPr>
          <w:u w:val="single"/>
        </w:rPr>
        <w:t>Trainee</w:t>
      </w:r>
      <w:r w:rsidRPr="003221AA">
        <w:rPr>
          <w:lang w:val="el-GR"/>
        </w:rPr>
        <w:t xml:space="preserve">. Σε </w:t>
      </w:r>
      <w:r w:rsidRPr="003221AA" w:rsidR="007A591E">
        <w:rPr>
          <w:lang w:val="el-GR"/>
        </w:rPr>
        <w:t>περίπτωση</w:t>
      </w:r>
      <w:r w:rsidRPr="003221AA">
        <w:rPr>
          <w:lang w:val="el-GR"/>
        </w:rPr>
        <w:t xml:space="preserve"> που το συγκεκριμένο </w:t>
      </w:r>
      <w:r w:rsidRPr="003221AA">
        <w:rPr>
          <w:rStyle w:val="notion-enable-hover"/>
          <w:u w:val="single"/>
        </w:rPr>
        <w:t>BU</w:t>
      </w:r>
      <w:r w:rsidRPr="003221AA">
        <w:rPr>
          <w:rStyle w:val="notion-enable-hover"/>
          <w:u w:val="single"/>
          <w:lang w:val="el-GR"/>
        </w:rPr>
        <w:t xml:space="preserve"> </w:t>
      </w:r>
      <w:r w:rsidRPr="003221AA">
        <w:rPr>
          <w:rStyle w:val="notion-enable-hover"/>
          <w:u w:val="single"/>
        </w:rPr>
        <w:t>Department</w:t>
      </w:r>
      <w:r w:rsidRPr="003221AA">
        <w:rPr>
          <w:lang w:val="el-GR"/>
        </w:rPr>
        <w:t xml:space="preserve"> δεν επιθυμεί να προχωρήσει σε πρόσληψη, ο Η</w:t>
      </w:r>
      <w:r>
        <w:t>R</w:t>
      </w:r>
      <w:r w:rsidRPr="003221AA">
        <w:rPr>
          <w:lang w:val="el-GR"/>
        </w:rPr>
        <w:t xml:space="preserve"> </w:t>
      </w:r>
      <w:r>
        <w:t>Recruiter</w:t>
      </w:r>
      <w:r w:rsidRPr="003221AA">
        <w:rPr>
          <w:lang w:val="el-GR"/>
        </w:rPr>
        <w:t xml:space="preserve"> εξετάζει το ενδεχόμενο συνεργασίας του </w:t>
      </w:r>
      <w:r>
        <w:t>Trainee</w:t>
      </w:r>
      <w:r w:rsidRPr="003221AA">
        <w:rPr>
          <w:lang w:val="el-GR"/>
        </w:rPr>
        <w:t xml:space="preserve"> με άλλο </w:t>
      </w:r>
      <w:r w:rsidRPr="003221AA">
        <w:rPr>
          <w:rStyle w:val="notion-enable-hover"/>
          <w:u w:val="single"/>
        </w:rPr>
        <w:t>BU</w:t>
      </w:r>
      <w:r w:rsidRPr="003221AA">
        <w:rPr>
          <w:rStyle w:val="notion-enable-hover"/>
          <w:u w:val="single"/>
          <w:lang w:val="el-GR"/>
        </w:rPr>
        <w:t xml:space="preserve"> </w:t>
      </w:r>
      <w:r w:rsidRPr="003221AA">
        <w:rPr>
          <w:rStyle w:val="notion-enable-hover"/>
          <w:u w:val="single"/>
        </w:rPr>
        <w:t>Department</w:t>
      </w:r>
      <w:r w:rsidRPr="003221AA">
        <w:rPr>
          <w:rStyle w:val="notion-enable-hover"/>
          <w:u w:val="single"/>
          <w:lang w:val="el-GR"/>
        </w:rPr>
        <w:t xml:space="preserve"> </w:t>
      </w:r>
      <w:r w:rsidRPr="003221AA">
        <w:rPr>
          <w:lang w:val="el-GR"/>
        </w:rPr>
        <w:t xml:space="preserve">και </w:t>
      </w:r>
      <w:r>
        <w:rPr>
          <w:lang w:val="el-GR"/>
        </w:rPr>
        <w:t>διοργανώνει</w:t>
      </w:r>
      <w:r w:rsidRPr="003221AA">
        <w:rPr>
          <w:lang w:val="el-GR"/>
        </w:rPr>
        <w:t xml:space="preserve"> συνέντευξη.</w:t>
      </w:r>
    </w:p>
    <w:p w:rsidR="00712184" w:rsidP="00712184" w:rsidRDefault="00712184" w14:paraId="55502B02" w14:textId="039379A8">
      <w:pPr>
        <w:pStyle w:val="ListParagraph"/>
        <w:ind w:left="714"/>
        <w:rPr>
          <w:rFonts w:cs="Tahoma"/>
          <w:lang w:val="el-GR" w:eastAsia="el-GR"/>
        </w:rPr>
      </w:pPr>
    </w:p>
    <w:p w:rsidR="003221AA" w:rsidP="00712184" w:rsidRDefault="003221AA" w14:paraId="3A635941" w14:textId="216BD97B">
      <w:pPr>
        <w:pStyle w:val="ListParagraph"/>
        <w:ind w:left="714"/>
        <w:rPr>
          <w:rFonts w:cs="Tahoma"/>
          <w:lang w:val="el-GR" w:eastAsia="el-GR"/>
        </w:rPr>
      </w:pPr>
    </w:p>
    <w:p w:rsidRPr="003221AA" w:rsidR="003221AA" w:rsidP="003221AA" w:rsidRDefault="003221AA" w14:paraId="4182F8CF" w14:textId="329A175E">
      <w:pPr>
        <w:pStyle w:val="ListParagraph"/>
        <w:ind w:left="714"/>
        <w:jc w:val="center"/>
        <w:rPr>
          <w:rFonts w:cs="Tahoma"/>
          <w:b/>
          <w:bCs/>
          <w:sz w:val="28"/>
          <w:szCs w:val="28"/>
          <w:lang w:val="el-GR" w:eastAsia="el-GR"/>
        </w:rPr>
      </w:pPr>
      <w:r w:rsidRPr="003221AA">
        <w:rPr>
          <w:rFonts w:cs="Tahoma"/>
          <w:b/>
          <w:bCs/>
          <w:sz w:val="28"/>
          <w:szCs w:val="28"/>
          <w:lang w:val="el-GR" w:eastAsia="el-GR"/>
        </w:rPr>
        <w:t>3. ΣΥΜΠΛΗΡΩΜΤΙΚΟΙ ΠΙΝΑΚΕΣ</w:t>
      </w:r>
    </w:p>
    <w:p w:rsidRPr="00A44DDD" w:rsidR="003221AA" w:rsidP="00712184" w:rsidRDefault="003221AA" w14:paraId="3978F7DD" w14:textId="77777777">
      <w:pPr>
        <w:pStyle w:val="ListParagraph"/>
        <w:ind w:left="714"/>
        <w:rPr>
          <w:rFonts w:cs="Tahoma"/>
          <w:lang w:val="el-GR" w:eastAsia="el-GR"/>
          <w:rPrChange w:author="Tsoumaka Erasmia" w:date="2023-07-26T11:26:00Z" w:id="815">
            <w:rPr>
              <w:rFonts w:cs="Tahoma"/>
              <w:lang w:eastAsia="el-GR"/>
            </w:rPr>
          </w:rPrChange>
        </w:rPr>
      </w:pPr>
    </w:p>
    <w:p w:rsidRPr="00D23304" w:rsidR="00FA7B1C" w:rsidDel="0035738C" w:rsidP="00FA7B1C" w:rsidRDefault="00712184" w14:paraId="7252D52A" w14:textId="588856EE">
      <w:pPr>
        <w:rPr>
          <w:del w:author="Tsoumaka Erasmia" w:date="2023-07-26T10:43:00Z" w:id="816"/>
          <w:rFonts w:cs="Tahoma"/>
          <w:lang w:val="el-GR" w:eastAsia="el-GR"/>
          <w:rPrChange w:author="Tsoumaka Erasmia" w:date="2023-07-26T10:47:00Z" w:id="817">
            <w:rPr>
              <w:del w:author="Tsoumaka Erasmia" w:date="2023-07-26T10:43:00Z" w:id="818"/>
              <w:rFonts w:cs="Tahoma"/>
              <w:lang w:eastAsia="el-GR"/>
            </w:rPr>
          </w:rPrChange>
        </w:rPr>
      </w:pPr>
      <w:r>
        <w:rPr>
          <w:rFonts w:cs="Tahoma"/>
          <w:lang w:val="el-GR" w:eastAsia="el-GR"/>
        </w:rPr>
        <w:t xml:space="preserve">         </w:t>
      </w:r>
      <w:del w:author="Tsoumaka Erasmia" w:date="2023-07-26T10:43:00Z" w:id="819">
        <w:r w:rsidRPr="00BC5F82" w:rsidDel="0035738C" w:rsidR="00FA7B1C">
          <w:rPr>
            <w:rFonts w:cs="Tahoma"/>
            <w:lang w:eastAsia="el-GR"/>
          </w:rPr>
          <w:delText>One</w:delText>
        </w:r>
        <w:r w:rsidRPr="00D23304" w:rsidDel="0035738C" w:rsidR="00FA7B1C">
          <w:rPr>
            <w:rFonts w:cs="Tahoma"/>
            <w:lang w:val="el-GR" w:eastAsia="el-GR"/>
            <w:rPrChange w:author="Tsoumaka Erasmia" w:date="2023-07-26T10:47:00Z" w:id="820">
              <w:rPr>
                <w:rFonts w:cs="Tahoma"/>
                <w:lang w:eastAsia="el-GR"/>
              </w:rPr>
            </w:rPrChange>
          </w:rPr>
          <w:delText xml:space="preserve"> </w:delText>
        </w:r>
        <w:r w:rsidRPr="00BC5F82" w:rsidDel="0035738C" w:rsidR="00FA7B1C">
          <w:rPr>
            <w:rFonts w:cs="Tahoma"/>
            <w:lang w:eastAsia="el-GR"/>
          </w:rPr>
          <w:delText>of</w:delText>
        </w:r>
        <w:r w:rsidRPr="00D23304" w:rsidDel="0035738C" w:rsidR="00FA7B1C">
          <w:rPr>
            <w:rFonts w:cs="Tahoma"/>
            <w:lang w:val="el-GR" w:eastAsia="el-GR"/>
            <w:rPrChange w:author="Tsoumaka Erasmia" w:date="2023-07-26T10:47:00Z" w:id="821">
              <w:rPr>
                <w:rFonts w:cs="Tahoma"/>
                <w:lang w:eastAsia="el-GR"/>
              </w:rPr>
            </w:rPrChange>
          </w:rPr>
          <w:delText xml:space="preserve"> </w:delText>
        </w:r>
        <w:r w:rsidRPr="00BC5F82" w:rsidDel="0035738C" w:rsidR="00FA7B1C">
          <w:rPr>
            <w:rFonts w:cs="Tahoma"/>
            <w:lang w:eastAsia="el-GR"/>
          </w:rPr>
          <w:delText>the</w:delText>
        </w:r>
        <w:r w:rsidRPr="00D23304" w:rsidDel="0035738C" w:rsidR="00FA7B1C">
          <w:rPr>
            <w:rFonts w:cs="Tahoma"/>
            <w:lang w:val="el-GR" w:eastAsia="el-GR"/>
            <w:rPrChange w:author="Tsoumaka Erasmia" w:date="2023-07-26T10:47:00Z" w:id="822">
              <w:rPr>
                <w:rFonts w:cs="Tahoma"/>
                <w:lang w:eastAsia="el-GR"/>
              </w:rPr>
            </w:rPrChange>
          </w:rPr>
          <w:delText xml:space="preserve"> </w:delText>
        </w:r>
        <w:r w:rsidRPr="00BC5F82" w:rsidDel="0035738C" w:rsidR="00FA7B1C">
          <w:rPr>
            <w:rFonts w:cs="Tahoma"/>
            <w:lang w:eastAsia="el-GR"/>
          </w:rPr>
          <w:delText>first</w:delText>
        </w:r>
        <w:r w:rsidRPr="00D23304" w:rsidDel="0035738C" w:rsidR="00FA7B1C">
          <w:rPr>
            <w:rFonts w:cs="Tahoma"/>
            <w:lang w:val="el-GR" w:eastAsia="el-GR"/>
            <w:rPrChange w:author="Tsoumaka Erasmia" w:date="2023-07-26T10:47:00Z" w:id="823">
              <w:rPr>
                <w:rFonts w:cs="Tahoma"/>
                <w:lang w:eastAsia="el-GR"/>
              </w:rPr>
            </w:rPrChange>
          </w:rPr>
          <w:delText xml:space="preserve"> </w:delText>
        </w:r>
        <w:r w:rsidRPr="00BC5F82" w:rsidDel="0035738C" w:rsidR="00FA7B1C">
          <w:rPr>
            <w:rFonts w:cs="Tahoma"/>
            <w:lang w:eastAsia="el-GR"/>
          </w:rPr>
          <w:delText>activities</w:delText>
        </w:r>
        <w:r w:rsidRPr="00D23304" w:rsidDel="0035738C" w:rsidR="00FA7B1C">
          <w:rPr>
            <w:rFonts w:cs="Tahoma"/>
            <w:lang w:val="el-GR" w:eastAsia="el-GR"/>
            <w:rPrChange w:author="Tsoumaka Erasmia" w:date="2023-07-26T10:47:00Z" w:id="824">
              <w:rPr>
                <w:rFonts w:cs="Tahoma"/>
                <w:lang w:eastAsia="el-GR"/>
              </w:rPr>
            </w:rPrChange>
          </w:rPr>
          <w:delText xml:space="preserve"> </w:delText>
        </w:r>
        <w:r w:rsidRPr="00BC5F82" w:rsidDel="0035738C" w:rsidR="00FA7B1C">
          <w:rPr>
            <w:rFonts w:cs="Tahoma"/>
            <w:lang w:eastAsia="el-GR"/>
          </w:rPr>
          <w:delText>for</w:delText>
        </w:r>
        <w:r w:rsidRPr="00D23304" w:rsidDel="0035738C" w:rsidR="00FA7B1C">
          <w:rPr>
            <w:rFonts w:cs="Tahoma"/>
            <w:lang w:val="el-GR" w:eastAsia="el-GR"/>
            <w:rPrChange w:author="Tsoumaka Erasmia" w:date="2023-07-26T10:47:00Z" w:id="825">
              <w:rPr>
                <w:rFonts w:cs="Tahoma"/>
                <w:lang w:eastAsia="el-GR"/>
              </w:rPr>
            </w:rPrChange>
          </w:rPr>
          <w:delText xml:space="preserve"> </w:delText>
        </w:r>
        <w:r w:rsidRPr="00BC5F82" w:rsidDel="0035738C" w:rsidR="00FA7B1C">
          <w:rPr>
            <w:rFonts w:cs="Tahoma"/>
            <w:lang w:eastAsia="el-GR"/>
          </w:rPr>
          <w:delText>setting</w:delText>
        </w:r>
        <w:r w:rsidRPr="00D23304" w:rsidDel="0035738C" w:rsidR="00FA7B1C">
          <w:rPr>
            <w:rFonts w:cs="Tahoma"/>
            <w:lang w:val="el-GR" w:eastAsia="el-GR"/>
            <w:rPrChange w:author="Tsoumaka Erasmia" w:date="2023-07-26T10:47:00Z" w:id="826">
              <w:rPr>
                <w:rFonts w:cs="Tahoma"/>
                <w:lang w:eastAsia="el-GR"/>
              </w:rPr>
            </w:rPrChange>
          </w:rPr>
          <w:delText xml:space="preserve"> </w:delText>
        </w:r>
        <w:r w:rsidRPr="00BC5F82" w:rsidDel="0035738C" w:rsidR="00FA7B1C">
          <w:rPr>
            <w:rFonts w:cs="Tahoma"/>
            <w:lang w:eastAsia="el-GR"/>
          </w:rPr>
          <w:delText>up</w:delText>
        </w:r>
        <w:r w:rsidRPr="00D23304" w:rsidDel="0035738C" w:rsidR="00FA7B1C">
          <w:rPr>
            <w:rFonts w:cs="Tahoma"/>
            <w:lang w:val="el-GR" w:eastAsia="el-GR"/>
            <w:rPrChange w:author="Tsoumaka Erasmia" w:date="2023-07-26T10:47:00Z" w:id="827">
              <w:rPr>
                <w:rFonts w:cs="Tahoma"/>
                <w:lang w:eastAsia="el-GR"/>
              </w:rPr>
            </w:rPrChange>
          </w:rPr>
          <w:delText xml:space="preserve"> </w:delText>
        </w:r>
        <w:r w:rsidRPr="00BC5F82" w:rsidDel="0035738C" w:rsidR="00FA7B1C">
          <w:rPr>
            <w:rFonts w:cs="Tahoma"/>
            <w:lang w:eastAsia="el-GR"/>
          </w:rPr>
          <w:delText>a</w:delText>
        </w:r>
        <w:r w:rsidRPr="00D23304" w:rsidDel="0035738C" w:rsidR="00FA7B1C">
          <w:rPr>
            <w:rFonts w:cs="Tahoma"/>
            <w:lang w:val="el-GR" w:eastAsia="el-GR"/>
            <w:rPrChange w:author="Tsoumaka Erasmia" w:date="2023-07-26T10:47:00Z" w:id="828">
              <w:rPr>
                <w:rFonts w:cs="Tahoma"/>
                <w:lang w:eastAsia="el-GR"/>
              </w:rPr>
            </w:rPrChange>
          </w:rPr>
          <w:delText xml:space="preserve"> </w:delText>
        </w:r>
        <w:r w:rsidRPr="00BC5F82" w:rsidDel="0035738C" w:rsidR="00FA7B1C">
          <w:rPr>
            <w:rFonts w:cs="Tahoma"/>
            <w:lang w:eastAsia="el-GR"/>
          </w:rPr>
          <w:delText>collaborative</w:delText>
        </w:r>
        <w:r w:rsidRPr="00D23304" w:rsidDel="0035738C" w:rsidR="00FA7B1C">
          <w:rPr>
            <w:rFonts w:cs="Tahoma"/>
            <w:lang w:val="el-GR" w:eastAsia="el-GR"/>
            <w:rPrChange w:author="Tsoumaka Erasmia" w:date="2023-07-26T10:47:00Z" w:id="829">
              <w:rPr>
                <w:rFonts w:cs="Tahoma"/>
                <w:lang w:eastAsia="el-GR"/>
              </w:rPr>
            </w:rPrChange>
          </w:rPr>
          <w:delText xml:space="preserve"> </w:delText>
        </w:r>
        <w:r w:rsidRPr="00BC5F82" w:rsidDel="0035738C" w:rsidR="00FA7B1C">
          <w:rPr>
            <w:rFonts w:cs="Tahoma"/>
            <w:lang w:eastAsia="el-GR"/>
          </w:rPr>
          <w:delText>platform</w:delText>
        </w:r>
        <w:r w:rsidRPr="00D23304" w:rsidDel="0035738C" w:rsidR="00FA7B1C">
          <w:rPr>
            <w:rFonts w:cs="Tahoma"/>
            <w:lang w:val="el-GR" w:eastAsia="el-GR"/>
            <w:rPrChange w:author="Tsoumaka Erasmia" w:date="2023-07-26T10:47:00Z" w:id="830">
              <w:rPr>
                <w:rFonts w:cs="Tahoma"/>
                <w:lang w:eastAsia="el-GR"/>
              </w:rPr>
            </w:rPrChange>
          </w:rPr>
          <w:delText xml:space="preserve"> </w:delText>
        </w:r>
        <w:r w:rsidRPr="00BC5F82" w:rsidDel="0035738C" w:rsidR="00FA7B1C">
          <w:rPr>
            <w:rFonts w:cs="Tahoma"/>
            <w:lang w:eastAsia="el-GR"/>
          </w:rPr>
          <w:delText>which</w:delText>
        </w:r>
        <w:r w:rsidRPr="00D23304" w:rsidDel="0035738C" w:rsidR="00FA7B1C">
          <w:rPr>
            <w:rFonts w:cs="Tahoma"/>
            <w:lang w:val="el-GR" w:eastAsia="el-GR"/>
            <w:rPrChange w:author="Tsoumaka Erasmia" w:date="2023-07-26T10:47:00Z" w:id="831">
              <w:rPr>
                <w:rFonts w:cs="Tahoma"/>
                <w:lang w:eastAsia="el-GR"/>
              </w:rPr>
            </w:rPrChange>
          </w:rPr>
          <w:delText xml:space="preserve"> </w:delText>
        </w:r>
        <w:r w:rsidRPr="00BC5F82" w:rsidDel="0035738C" w:rsidR="00FA7B1C">
          <w:rPr>
            <w:rFonts w:cs="Tahoma"/>
            <w:lang w:eastAsia="el-GR"/>
          </w:rPr>
          <w:delText>can</w:delText>
        </w:r>
        <w:r w:rsidRPr="00D23304" w:rsidDel="0035738C" w:rsidR="00FA7B1C">
          <w:rPr>
            <w:rFonts w:cs="Tahoma"/>
            <w:lang w:val="el-GR" w:eastAsia="el-GR"/>
            <w:rPrChange w:author="Tsoumaka Erasmia" w:date="2023-07-26T10:47:00Z" w:id="832">
              <w:rPr>
                <w:rFonts w:cs="Tahoma"/>
                <w:lang w:eastAsia="el-GR"/>
              </w:rPr>
            </w:rPrChange>
          </w:rPr>
          <w:delText xml:space="preserve"> </w:delText>
        </w:r>
        <w:r w:rsidRPr="00BC5F82" w:rsidDel="0035738C" w:rsidR="00FA7B1C">
          <w:rPr>
            <w:rFonts w:cs="Tahoma"/>
            <w:lang w:eastAsia="el-GR"/>
          </w:rPr>
          <w:delText>also</w:delText>
        </w:r>
        <w:r w:rsidRPr="00D23304" w:rsidDel="0035738C" w:rsidR="00FA7B1C">
          <w:rPr>
            <w:rFonts w:cs="Tahoma"/>
            <w:lang w:val="el-GR" w:eastAsia="el-GR"/>
            <w:rPrChange w:author="Tsoumaka Erasmia" w:date="2023-07-26T10:47:00Z" w:id="833">
              <w:rPr>
                <w:rFonts w:cs="Tahoma"/>
                <w:lang w:eastAsia="el-GR"/>
              </w:rPr>
            </w:rPrChange>
          </w:rPr>
          <w:delText xml:space="preserve"> </w:delText>
        </w:r>
        <w:r w:rsidRPr="00BC5F82" w:rsidDel="0035738C" w:rsidR="00FA7B1C">
          <w:rPr>
            <w:rFonts w:cs="Tahoma"/>
            <w:lang w:eastAsia="el-GR"/>
          </w:rPr>
          <w:delText>be</w:delText>
        </w:r>
        <w:r w:rsidRPr="00D23304" w:rsidDel="0035738C" w:rsidR="00FA7B1C">
          <w:rPr>
            <w:rFonts w:cs="Tahoma"/>
            <w:lang w:val="el-GR" w:eastAsia="el-GR"/>
            <w:rPrChange w:author="Tsoumaka Erasmia" w:date="2023-07-26T10:47:00Z" w:id="834">
              <w:rPr>
                <w:rFonts w:cs="Tahoma"/>
                <w:lang w:eastAsia="el-GR"/>
              </w:rPr>
            </w:rPrChange>
          </w:rPr>
          <w:delText xml:space="preserve"> </w:delText>
        </w:r>
        <w:r w:rsidRPr="00BC5F82" w:rsidDel="0035738C" w:rsidR="00FA7B1C">
          <w:rPr>
            <w:rFonts w:cs="Tahoma"/>
            <w:b/>
            <w:bCs/>
            <w:lang w:eastAsia="el-GR"/>
          </w:rPr>
          <w:delText>a</w:delText>
        </w:r>
        <w:r w:rsidRPr="00D23304" w:rsidDel="0035738C" w:rsidR="00FA7B1C">
          <w:rPr>
            <w:rFonts w:cs="Tahoma"/>
            <w:b/>
            <w:bCs/>
            <w:lang w:val="el-GR" w:eastAsia="el-GR"/>
            <w:rPrChange w:author="Tsoumaka Erasmia" w:date="2023-07-26T10:47:00Z" w:id="835">
              <w:rPr>
                <w:rFonts w:cs="Tahoma"/>
                <w:b/>
                <w:bCs/>
                <w:lang w:eastAsia="el-GR"/>
              </w:rPr>
            </w:rPrChange>
          </w:rPr>
          <w:delText xml:space="preserve"> </w:delText>
        </w:r>
        <w:r w:rsidRPr="00BC5F82" w:rsidDel="0035738C" w:rsidR="00FA7B1C">
          <w:rPr>
            <w:rFonts w:cs="Tahoma"/>
            <w:b/>
            <w:bCs/>
            <w:lang w:eastAsia="el-GR"/>
          </w:rPr>
          <w:delText>Living</w:delText>
        </w:r>
        <w:r w:rsidRPr="00D23304" w:rsidDel="0035738C" w:rsidR="00FA7B1C">
          <w:rPr>
            <w:rFonts w:cs="Tahoma"/>
            <w:b/>
            <w:bCs/>
            <w:lang w:val="el-GR" w:eastAsia="el-GR"/>
            <w:rPrChange w:author="Tsoumaka Erasmia" w:date="2023-07-26T10:47:00Z" w:id="836">
              <w:rPr>
                <w:rFonts w:cs="Tahoma"/>
                <w:b/>
                <w:bCs/>
                <w:lang w:eastAsia="el-GR"/>
              </w:rPr>
            </w:rPrChange>
          </w:rPr>
          <w:delText xml:space="preserve"> </w:delText>
        </w:r>
        <w:r w:rsidRPr="00BC5F82" w:rsidDel="0035738C" w:rsidR="00FA7B1C">
          <w:rPr>
            <w:rFonts w:cs="Tahoma"/>
            <w:b/>
            <w:bCs/>
            <w:lang w:eastAsia="el-GR"/>
          </w:rPr>
          <w:delText>Lab</w:delText>
        </w:r>
        <w:r w:rsidRPr="00D23304" w:rsidDel="0035738C" w:rsidR="00FA7B1C">
          <w:rPr>
            <w:rFonts w:cs="Tahoma"/>
            <w:lang w:val="el-GR" w:eastAsia="el-GR"/>
            <w:rPrChange w:author="Tsoumaka Erasmia" w:date="2023-07-26T10:47:00Z" w:id="837">
              <w:rPr>
                <w:rFonts w:cs="Tahoma"/>
                <w:lang w:eastAsia="el-GR"/>
              </w:rPr>
            </w:rPrChange>
          </w:rPr>
          <w:delText xml:space="preserve">. </w:delText>
        </w:r>
        <w:r w:rsidRPr="00BC5F82" w:rsidDel="0035738C" w:rsidR="00FA7B1C">
          <w:rPr>
            <w:rFonts w:cs="Tahoma"/>
            <w:lang w:eastAsia="el-GR"/>
          </w:rPr>
          <w:delText>The</w:delText>
        </w:r>
        <w:r w:rsidRPr="00D23304" w:rsidDel="0035738C" w:rsidR="00FA7B1C">
          <w:rPr>
            <w:rFonts w:cs="Tahoma"/>
            <w:lang w:val="el-GR" w:eastAsia="el-GR"/>
            <w:rPrChange w:author="Tsoumaka Erasmia" w:date="2023-07-26T10:47:00Z" w:id="838">
              <w:rPr>
                <w:rFonts w:cs="Tahoma"/>
                <w:lang w:eastAsia="el-GR"/>
              </w:rPr>
            </w:rPrChange>
          </w:rPr>
          <w:delText xml:space="preserve"> </w:delText>
        </w:r>
        <w:r w:rsidRPr="00BC5F82" w:rsidDel="0035738C" w:rsidR="00FA7B1C">
          <w:rPr>
            <w:rFonts w:cs="Tahoma"/>
            <w:lang w:eastAsia="el-GR"/>
          </w:rPr>
          <w:delText>platform</w:delText>
        </w:r>
        <w:r w:rsidRPr="00D23304" w:rsidDel="0035738C" w:rsidR="00FA7B1C">
          <w:rPr>
            <w:rFonts w:cs="Tahoma"/>
            <w:lang w:val="el-GR" w:eastAsia="el-GR"/>
            <w:rPrChange w:author="Tsoumaka Erasmia" w:date="2023-07-26T10:47:00Z" w:id="839">
              <w:rPr>
                <w:rFonts w:cs="Tahoma"/>
                <w:lang w:eastAsia="el-GR"/>
              </w:rPr>
            </w:rPrChange>
          </w:rPr>
          <w:delText xml:space="preserve"> </w:delText>
        </w:r>
        <w:r w:rsidRPr="00BC5F82" w:rsidDel="0035738C" w:rsidR="00FA7B1C">
          <w:rPr>
            <w:rFonts w:cs="Tahoma"/>
            <w:lang w:eastAsia="el-GR"/>
          </w:rPr>
          <w:delText>is</w:delText>
        </w:r>
        <w:r w:rsidRPr="00D23304" w:rsidDel="0035738C" w:rsidR="00FA7B1C">
          <w:rPr>
            <w:rFonts w:cs="Tahoma"/>
            <w:lang w:val="el-GR" w:eastAsia="el-GR"/>
            <w:rPrChange w:author="Tsoumaka Erasmia" w:date="2023-07-26T10:47:00Z" w:id="840">
              <w:rPr>
                <w:rFonts w:cs="Tahoma"/>
                <w:lang w:eastAsia="el-GR"/>
              </w:rPr>
            </w:rPrChange>
          </w:rPr>
          <w:delText xml:space="preserve"> </w:delText>
        </w:r>
        <w:r w:rsidRPr="00BC5F82" w:rsidDel="0035738C" w:rsidR="00FA7B1C">
          <w:rPr>
            <w:rFonts w:cs="Tahoma"/>
            <w:lang w:eastAsia="el-GR"/>
          </w:rPr>
          <w:delText>the</w:delText>
        </w:r>
        <w:r w:rsidRPr="00D23304" w:rsidDel="0035738C" w:rsidR="00FA7B1C">
          <w:rPr>
            <w:rFonts w:cs="Tahoma"/>
            <w:lang w:val="el-GR" w:eastAsia="el-GR"/>
            <w:rPrChange w:author="Tsoumaka Erasmia" w:date="2023-07-26T10:47:00Z" w:id="841">
              <w:rPr>
                <w:rFonts w:cs="Tahoma"/>
                <w:lang w:eastAsia="el-GR"/>
              </w:rPr>
            </w:rPrChange>
          </w:rPr>
          <w:delText xml:space="preserve"> </w:delText>
        </w:r>
        <w:r w:rsidRPr="00BC5F82" w:rsidDel="0035738C" w:rsidR="00FA7B1C">
          <w:rPr>
            <w:rFonts w:cs="Tahoma"/>
            <w:lang w:eastAsia="el-GR"/>
          </w:rPr>
          <w:delText>process</w:delText>
        </w:r>
        <w:r w:rsidRPr="00D23304" w:rsidDel="0035738C" w:rsidR="00FA7B1C">
          <w:rPr>
            <w:rFonts w:cs="Tahoma"/>
            <w:lang w:val="el-GR" w:eastAsia="el-GR"/>
            <w:rPrChange w:author="Tsoumaka Erasmia" w:date="2023-07-26T10:47:00Z" w:id="842">
              <w:rPr>
                <w:rFonts w:cs="Tahoma"/>
                <w:lang w:eastAsia="el-GR"/>
              </w:rPr>
            </w:rPrChange>
          </w:rPr>
          <w:delText xml:space="preserve"> </w:delText>
        </w:r>
        <w:r w:rsidRPr="00BC5F82" w:rsidDel="0035738C" w:rsidR="00FA7B1C">
          <w:rPr>
            <w:rFonts w:cs="Tahoma"/>
            <w:lang w:eastAsia="el-GR"/>
          </w:rPr>
          <w:delText>of</w:delText>
        </w:r>
        <w:r w:rsidRPr="00D23304" w:rsidDel="0035738C" w:rsidR="00FA7B1C">
          <w:rPr>
            <w:rFonts w:cs="Tahoma"/>
            <w:lang w:val="el-GR" w:eastAsia="el-GR"/>
            <w:rPrChange w:author="Tsoumaka Erasmia" w:date="2023-07-26T10:47:00Z" w:id="843">
              <w:rPr>
                <w:rFonts w:cs="Tahoma"/>
                <w:lang w:eastAsia="el-GR"/>
              </w:rPr>
            </w:rPrChange>
          </w:rPr>
          <w:delText xml:space="preserve"> </w:delText>
        </w:r>
        <w:r w:rsidRPr="00BC5F82" w:rsidDel="0035738C" w:rsidR="00FA7B1C">
          <w:rPr>
            <w:rFonts w:cs="Tahoma"/>
            <w:lang w:eastAsia="el-GR"/>
          </w:rPr>
          <w:delText>creating</w:delText>
        </w:r>
        <w:r w:rsidRPr="00D23304" w:rsidDel="0035738C" w:rsidR="00FA7B1C">
          <w:rPr>
            <w:rFonts w:cs="Tahoma"/>
            <w:lang w:val="el-GR" w:eastAsia="el-GR"/>
            <w:rPrChange w:author="Tsoumaka Erasmia" w:date="2023-07-26T10:47:00Z" w:id="844">
              <w:rPr>
                <w:rFonts w:cs="Tahoma"/>
                <w:lang w:eastAsia="el-GR"/>
              </w:rPr>
            </w:rPrChange>
          </w:rPr>
          <w:delText xml:space="preserve"> </w:delText>
        </w:r>
        <w:r w:rsidRPr="00BC5F82" w:rsidDel="0035738C" w:rsidR="00FA7B1C">
          <w:rPr>
            <w:rFonts w:cs="Tahoma"/>
            <w:lang w:eastAsia="el-GR"/>
          </w:rPr>
          <w:delText>the</w:delText>
        </w:r>
        <w:r w:rsidRPr="00D23304" w:rsidDel="0035738C" w:rsidR="00FA7B1C">
          <w:rPr>
            <w:rFonts w:cs="Tahoma"/>
            <w:lang w:val="el-GR" w:eastAsia="el-GR"/>
            <w:rPrChange w:author="Tsoumaka Erasmia" w:date="2023-07-26T10:47:00Z" w:id="845">
              <w:rPr>
                <w:rFonts w:cs="Tahoma"/>
                <w:lang w:eastAsia="el-GR"/>
              </w:rPr>
            </w:rPrChange>
          </w:rPr>
          <w:delText xml:space="preserve"> </w:delText>
        </w:r>
        <w:r w:rsidRPr="00BC5F82" w:rsidDel="0035738C" w:rsidR="00FA7B1C">
          <w:rPr>
            <w:rFonts w:cs="Tahoma"/>
            <w:lang w:eastAsia="el-GR"/>
          </w:rPr>
          <w:delText>technical</w:delText>
        </w:r>
        <w:r w:rsidRPr="00D23304" w:rsidDel="0035738C" w:rsidR="00FA7B1C">
          <w:rPr>
            <w:rFonts w:cs="Tahoma"/>
            <w:lang w:val="el-GR" w:eastAsia="el-GR"/>
            <w:rPrChange w:author="Tsoumaka Erasmia" w:date="2023-07-26T10:47:00Z" w:id="846">
              <w:rPr>
                <w:rFonts w:cs="Tahoma"/>
                <w:lang w:eastAsia="el-GR"/>
              </w:rPr>
            </w:rPrChange>
          </w:rPr>
          <w:delText xml:space="preserve"> </w:delText>
        </w:r>
        <w:r w:rsidRPr="00BC5F82" w:rsidDel="0035738C" w:rsidR="00FA7B1C">
          <w:rPr>
            <w:rFonts w:cs="Tahoma"/>
            <w:lang w:eastAsia="el-GR"/>
          </w:rPr>
          <w:delText>infrastructure</w:delText>
        </w:r>
        <w:r w:rsidRPr="00D23304" w:rsidDel="0035738C" w:rsidR="00FA7B1C">
          <w:rPr>
            <w:rFonts w:cs="Tahoma"/>
            <w:lang w:val="el-GR" w:eastAsia="el-GR"/>
            <w:rPrChange w:author="Tsoumaka Erasmia" w:date="2023-07-26T10:47:00Z" w:id="847">
              <w:rPr>
                <w:rFonts w:cs="Tahoma"/>
                <w:lang w:eastAsia="el-GR"/>
              </w:rPr>
            </w:rPrChange>
          </w:rPr>
          <w:delText xml:space="preserve"> </w:delText>
        </w:r>
        <w:r w:rsidRPr="00BC5F82" w:rsidDel="0035738C" w:rsidR="00FA7B1C">
          <w:rPr>
            <w:rFonts w:cs="Tahoma"/>
            <w:lang w:eastAsia="el-GR"/>
          </w:rPr>
          <w:delText>which</w:delText>
        </w:r>
        <w:r w:rsidRPr="00D23304" w:rsidDel="0035738C" w:rsidR="00FA7B1C">
          <w:rPr>
            <w:rFonts w:cs="Tahoma"/>
            <w:lang w:val="el-GR" w:eastAsia="el-GR"/>
            <w:rPrChange w:author="Tsoumaka Erasmia" w:date="2023-07-26T10:47:00Z" w:id="848">
              <w:rPr>
                <w:rFonts w:cs="Tahoma"/>
                <w:lang w:eastAsia="el-GR"/>
              </w:rPr>
            </w:rPrChange>
          </w:rPr>
          <w:delText xml:space="preserve"> </w:delText>
        </w:r>
        <w:r w:rsidRPr="00BC5F82" w:rsidDel="0035738C" w:rsidR="00FA7B1C">
          <w:rPr>
            <w:rFonts w:cs="Tahoma"/>
            <w:lang w:eastAsia="el-GR"/>
          </w:rPr>
          <w:delText>in</w:delText>
        </w:r>
        <w:r w:rsidRPr="00D23304" w:rsidDel="0035738C" w:rsidR="00FA7B1C">
          <w:rPr>
            <w:rFonts w:cs="Tahoma"/>
            <w:lang w:val="el-GR" w:eastAsia="el-GR"/>
            <w:rPrChange w:author="Tsoumaka Erasmia" w:date="2023-07-26T10:47:00Z" w:id="849">
              <w:rPr>
                <w:rFonts w:cs="Tahoma"/>
                <w:lang w:eastAsia="el-GR"/>
              </w:rPr>
            </w:rPrChange>
          </w:rPr>
          <w:delText xml:space="preserve"> </w:delText>
        </w:r>
        <w:r w:rsidRPr="00BC5F82" w:rsidDel="0035738C" w:rsidR="00FA7B1C">
          <w:rPr>
            <w:rFonts w:cs="Tahoma"/>
            <w:lang w:eastAsia="el-GR"/>
          </w:rPr>
          <w:delText>turn</w:delText>
        </w:r>
        <w:r w:rsidRPr="00D23304" w:rsidDel="0035738C" w:rsidR="00FA7B1C">
          <w:rPr>
            <w:rFonts w:cs="Tahoma"/>
            <w:lang w:val="el-GR" w:eastAsia="el-GR"/>
            <w:rPrChange w:author="Tsoumaka Erasmia" w:date="2023-07-26T10:47:00Z" w:id="850">
              <w:rPr>
                <w:rFonts w:cs="Tahoma"/>
                <w:lang w:eastAsia="el-GR"/>
              </w:rPr>
            </w:rPrChange>
          </w:rPr>
          <w:delText xml:space="preserve"> </w:delText>
        </w:r>
        <w:r w:rsidRPr="00BC5F82" w:rsidDel="0035738C" w:rsidR="00FA7B1C">
          <w:rPr>
            <w:rFonts w:cs="Tahoma"/>
            <w:lang w:eastAsia="el-GR"/>
          </w:rPr>
          <w:delText>is</w:delText>
        </w:r>
        <w:r w:rsidRPr="00D23304" w:rsidDel="0035738C" w:rsidR="00FA7B1C">
          <w:rPr>
            <w:rFonts w:cs="Tahoma"/>
            <w:lang w:val="el-GR" w:eastAsia="el-GR"/>
            <w:rPrChange w:author="Tsoumaka Erasmia" w:date="2023-07-26T10:47:00Z" w:id="851">
              <w:rPr>
                <w:rFonts w:cs="Tahoma"/>
                <w:lang w:eastAsia="el-GR"/>
              </w:rPr>
            </w:rPrChange>
          </w:rPr>
          <w:delText xml:space="preserve"> </w:delText>
        </w:r>
        <w:r w:rsidRPr="00BC5F82" w:rsidDel="0035738C" w:rsidR="00FA7B1C">
          <w:rPr>
            <w:rFonts w:cs="Tahoma"/>
            <w:lang w:eastAsia="el-GR"/>
          </w:rPr>
          <w:delText>grounded</w:delText>
        </w:r>
        <w:r w:rsidRPr="00D23304" w:rsidDel="0035738C" w:rsidR="00FA7B1C">
          <w:rPr>
            <w:rFonts w:cs="Tahoma"/>
            <w:lang w:val="el-GR" w:eastAsia="el-GR"/>
            <w:rPrChange w:author="Tsoumaka Erasmia" w:date="2023-07-26T10:47:00Z" w:id="852">
              <w:rPr>
                <w:rFonts w:cs="Tahoma"/>
                <w:lang w:eastAsia="el-GR"/>
              </w:rPr>
            </w:rPrChange>
          </w:rPr>
          <w:delText xml:space="preserve"> </w:delText>
        </w:r>
        <w:r w:rsidRPr="00BC5F82" w:rsidDel="0035738C" w:rsidR="00FA7B1C">
          <w:rPr>
            <w:rFonts w:cs="Tahoma"/>
            <w:lang w:eastAsia="el-GR"/>
          </w:rPr>
          <w:delText>on</w:delText>
        </w:r>
        <w:r w:rsidRPr="00D23304" w:rsidDel="0035738C" w:rsidR="00FA7B1C">
          <w:rPr>
            <w:rFonts w:cs="Tahoma"/>
            <w:lang w:val="el-GR" w:eastAsia="el-GR"/>
            <w:rPrChange w:author="Tsoumaka Erasmia" w:date="2023-07-26T10:47:00Z" w:id="853">
              <w:rPr>
                <w:rFonts w:cs="Tahoma"/>
                <w:lang w:eastAsia="el-GR"/>
              </w:rPr>
            </w:rPrChange>
          </w:rPr>
          <w:delText xml:space="preserve"> </w:delText>
        </w:r>
        <w:r w:rsidRPr="00BC5F82" w:rsidDel="0035738C" w:rsidR="00FA7B1C">
          <w:rPr>
            <w:rFonts w:cs="Tahoma"/>
            <w:lang w:eastAsia="el-GR"/>
          </w:rPr>
          <w:delText>many</w:delText>
        </w:r>
        <w:r w:rsidRPr="00D23304" w:rsidDel="0035738C" w:rsidR="00FA7B1C">
          <w:rPr>
            <w:rFonts w:cs="Tahoma"/>
            <w:lang w:val="el-GR" w:eastAsia="el-GR"/>
            <w:rPrChange w:author="Tsoumaka Erasmia" w:date="2023-07-26T10:47:00Z" w:id="854">
              <w:rPr>
                <w:rFonts w:cs="Tahoma"/>
                <w:lang w:eastAsia="el-GR"/>
              </w:rPr>
            </w:rPrChange>
          </w:rPr>
          <w:delText xml:space="preserve"> </w:delText>
        </w:r>
        <w:r w:rsidRPr="00BC5F82" w:rsidDel="0035738C" w:rsidR="00FA7B1C">
          <w:rPr>
            <w:rFonts w:cs="Tahoma"/>
            <w:lang w:eastAsia="el-GR"/>
          </w:rPr>
          <w:delText>valuable</w:delText>
        </w:r>
        <w:r w:rsidRPr="00D23304" w:rsidDel="0035738C" w:rsidR="00FA7B1C">
          <w:rPr>
            <w:rFonts w:cs="Tahoma"/>
            <w:lang w:val="el-GR" w:eastAsia="el-GR"/>
            <w:rPrChange w:author="Tsoumaka Erasmia" w:date="2023-07-26T10:47:00Z" w:id="855">
              <w:rPr>
                <w:rFonts w:cs="Tahoma"/>
                <w:lang w:eastAsia="el-GR"/>
              </w:rPr>
            </w:rPrChange>
          </w:rPr>
          <w:delText xml:space="preserve"> </w:delText>
        </w:r>
        <w:r w:rsidRPr="00BC5F82" w:rsidDel="0035738C" w:rsidR="00FA7B1C">
          <w:rPr>
            <w:rFonts w:cs="Tahoma"/>
            <w:lang w:eastAsia="el-GR"/>
          </w:rPr>
          <w:delText>enabling</w:delText>
        </w:r>
        <w:r w:rsidRPr="00D23304" w:rsidDel="0035738C" w:rsidR="00FA7B1C">
          <w:rPr>
            <w:rFonts w:cs="Tahoma"/>
            <w:lang w:val="el-GR" w:eastAsia="el-GR"/>
            <w:rPrChange w:author="Tsoumaka Erasmia" w:date="2023-07-26T10:47:00Z" w:id="856">
              <w:rPr>
                <w:rFonts w:cs="Tahoma"/>
                <w:lang w:eastAsia="el-GR"/>
              </w:rPr>
            </w:rPrChange>
          </w:rPr>
          <w:delText xml:space="preserve"> </w:delText>
        </w:r>
        <w:r w:rsidRPr="00BC5F82" w:rsidDel="0035738C" w:rsidR="00FA7B1C">
          <w:rPr>
            <w:rFonts w:cs="Tahoma"/>
            <w:lang w:eastAsia="el-GR"/>
          </w:rPr>
          <w:delText>tools</w:delText>
        </w:r>
        <w:r w:rsidRPr="00D23304" w:rsidDel="0035738C" w:rsidR="00FA7B1C">
          <w:rPr>
            <w:rFonts w:cs="Tahoma"/>
            <w:lang w:val="el-GR" w:eastAsia="el-GR"/>
            <w:rPrChange w:author="Tsoumaka Erasmia" w:date="2023-07-26T10:47:00Z" w:id="857">
              <w:rPr>
                <w:rFonts w:cs="Tahoma"/>
                <w:lang w:eastAsia="el-GR"/>
              </w:rPr>
            </w:rPrChange>
          </w:rPr>
          <w:delText xml:space="preserve">. </w:delText>
        </w:r>
        <w:r w:rsidRPr="00BC5F82" w:rsidDel="0035738C" w:rsidR="00FA7B1C">
          <w:rPr>
            <w:rFonts w:cs="Tahoma"/>
            <w:lang w:eastAsia="el-GR"/>
          </w:rPr>
          <w:delText>They</w:delText>
        </w:r>
        <w:r w:rsidRPr="00D23304" w:rsidDel="0035738C" w:rsidR="00FA7B1C">
          <w:rPr>
            <w:rFonts w:cs="Tahoma"/>
            <w:lang w:val="el-GR" w:eastAsia="el-GR"/>
            <w:rPrChange w:author="Tsoumaka Erasmia" w:date="2023-07-26T10:47:00Z" w:id="858">
              <w:rPr>
                <w:rFonts w:cs="Tahoma"/>
                <w:lang w:eastAsia="el-GR"/>
              </w:rPr>
            </w:rPrChange>
          </w:rPr>
          <w:delText xml:space="preserve"> </w:delText>
        </w:r>
        <w:r w:rsidRPr="00BC5F82" w:rsidDel="0035738C" w:rsidR="00FA7B1C">
          <w:rPr>
            <w:rFonts w:cs="Tahoma"/>
            <w:lang w:eastAsia="el-GR"/>
          </w:rPr>
          <w:delText>must</w:delText>
        </w:r>
        <w:r w:rsidRPr="00D23304" w:rsidDel="0035738C" w:rsidR="00FA7B1C">
          <w:rPr>
            <w:rFonts w:cs="Tahoma"/>
            <w:lang w:val="el-GR" w:eastAsia="el-GR"/>
            <w:rPrChange w:author="Tsoumaka Erasmia" w:date="2023-07-26T10:47:00Z" w:id="859">
              <w:rPr>
                <w:rFonts w:cs="Tahoma"/>
                <w:lang w:eastAsia="el-GR"/>
              </w:rPr>
            </w:rPrChange>
          </w:rPr>
          <w:delText xml:space="preserve"> </w:delText>
        </w:r>
        <w:r w:rsidRPr="00BC5F82" w:rsidDel="0035738C" w:rsidR="00FA7B1C">
          <w:rPr>
            <w:rFonts w:cs="Tahoma"/>
            <w:lang w:eastAsia="el-GR"/>
          </w:rPr>
          <w:delText>support</w:delText>
        </w:r>
        <w:r w:rsidRPr="00D23304" w:rsidDel="0035738C" w:rsidR="00FA7B1C">
          <w:rPr>
            <w:rFonts w:cs="Tahoma"/>
            <w:lang w:val="el-GR" w:eastAsia="el-GR"/>
            <w:rPrChange w:author="Tsoumaka Erasmia" w:date="2023-07-26T10:47:00Z" w:id="860">
              <w:rPr>
                <w:rFonts w:cs="Tahoma"/>
                <w:lang w:eastAsia="el-GR"/>
              </w:rPr>
            </w:rPrChange>
          </w:rPr>
          <w:delText xml:space="preserve"> </w:delText>
        </w:r>
        <w:r w:rsidRPr="00BC5F82" w:rsidDel="0035738C" w:rsidR="00FA7B1C">
          <w:rPr>
            <w:rFonts w:cs="Tahoma"/>
            <w:lang w:eastAsia="el-GR"/>
          </w:rPr>
          <w:delText>the</w:delText>
        </w:r>
        <w:r w:rsidRPr="00D23304" w:rsidDel="0035738C" w:rsidR="00FA7B1C">
          <w:rPr>
            <w:rFonts w:cs="Tahoma"/>
            <w:lang w:val="el-GR" w:eastAsia="el-GR"/>
            <w:rPrChange w:author="Tsoumaka Erasmia" w:date="2023-07-26T10:47:00Z" w:id="861">
              <w:rPr>
                <w:rFonts w:cs="Tahoma"/>
                <w:lang w:eastAsia="el-GR"/>
              </w:rPr>
            </w:rPrChange>
          </w:rPr>
          <w:delText xml:space="preserve"> </w:delText>
        </w:r>
        <w:r w:rsidRPr="00BC5F82" w:rsidDel="0035738C" w:rsidR="00FA7B1C">
          <w:rPr>
            <w:rFonts w:cs="Tahoma"/>
            <w:lang w:eastAsia="el-GR"/>
          </w:rPr>
          <w:delText>city</w:delText>
        </w:r>
        <w:r w:rsidRPr="00D23304" w:rsidDel="0035738C" w:rsidR="00FA7B1C">
          <w:rPr>
            <w:rFonts w:cs="Tahoma"/>
            <w:lang w:val="el-GR" w:eastAsia="el-GR"/>
            <w:rPrChange w:author="Tsoumaka Erasmia" w:date="2023-07-26T10:47:00Z" w:id="862">
              <w:rPr>
                <w:rFonts w:cs="Tahoma"/>
                <w:lang w:eastAsia="el-GR"/>
              </w:rPr>
            </w:rPrChange>
          </w:rPr>
          <w:delText xml:space="preserve"> </w:delText>
        </w:r>
        <w:r w:rsidRPr="00BC5F82" w:rsidDel="0035738C" w:rsidR="00FA7B1C">
          <w:rPr>
            <w:rFonts w:cs="Tahoma"/>
            <w:lang w:eastAsia="el-GR"/>
          </w:rPr>
          <w:delText>in</w:delText>
        </w:r>
        <w:r w:rsidRPr="00D23304" w:rsidDel="0035738C" w:rsidR="00FA7B1C">
          <w:rPr>
            <w:rFonts w:cs="Tahoma"/>
            <w:lang w:val="el-GR" w:eastAsia="el-GR"/>
            <w:rPrChange w:author="Tsoumaka Erasmia" w:date="2023-07-26T10:47:00Z" w:id="863">
              <w:rPr>
                <w:rFonts w:cs="Tahoma"/>
                <w:lang w:eastAsia="el-GR"/>
              </w:rPr>
            </w:rPrChange>
          </w:rPr>
          <w:delText xml:space="preserve">:  </w:delText>
        </w:r>
      </w:del>
    </w:p>
    <w:p w:rsidRPr="00D23304" w:rsidR="00FA7B1C" w:rsidDel="0035738C" w:rsidP="00C73847" w:rsidRDefault="7CE9A123" w14:paraId="6EC8B30D" w14:textId="4C79AC07">
      <w:pPr>
        <w:pStyle w:val="Bullets1"/>
        <w:rPr>
          <w:del w:author="Tsoumaka Erasmia" w:date="2023-07-26T10:43:00Z" w:id="864"/>
          <w:lang w:val="el-GR"/>
          <w:rPrChange w:author="Tsoumaka Erasmia" w:date="2023-07-26T10:47:00Z" w:id="865">
            <w:rPr>
              <w:del w:author="Tsoumaka Erasmia" w:date="2023-07-26T10:43:00Z" w:id="866"/>
            </w:rPr>
          </w:rPrChange>
        </w:rPr>
      </w:pPr>
      <w:del w:author="Tsoumaka Erasmia" w:date="2023-07-26T10:43:00Z" w:id="867">
        <w:r w:rsidRPr="007613A7" w:rsidDel="0035738C">
          <w:rPr>
            <w:b/>
            <w:bCs/>
          </w:rPr>
          <w:delText>the</w:delText>
        </w:r>
        <w:r w:rsidRPr="00D23304" w:rsidDel="0035738C">
          <w:rPr>
            <w:b/>
            <w:bCs/>
            <w:lang w:val="el-GR"/>
            <w:rPrChange w:author="Tsoumaka Erasmia" w:date="2023-07-26T10:47:00Z" w:id="868">
              <w:rPr>
                <w:b/>
                <w:bCs/>
              </w:rPr>
            </w:rPrChange>
          </w:rPr>
          <w:delText xml:space="preserve"> </w:delText>
        </w:r>
        <w:r w:rsidRPr="007613A7" w:rsidDel="0035738C">
          <w:rPr>
            <w:b/>
            <w:bCs/>
          </w:rPr>
          <w:delText>modelling</w:delText>
        </w:r>
        <w:r w:rsidRPr="00D23304" w:rsidDel="0035738C">
          <w:rPr>
            <w:b/>
            <w:bCs/>
            <w:lang w:val="el-GR"/>
            <w:rPrChange w:author="Tsoumaka Erasmia" w:date="2023-07-26T10:47:00Z" w:id="869">
              <w:rPr>
                <w:b/>
                <w:bCs/>
              </w:rPr>
            </w:rPrChange>
          </w:rPr>
          <w:delText xml:space="preserve"> </w:delText>
        </w:r>
        <w:r w:rsidRPr="007613A7" w:rsidDel="0035738C">
          <w:rPr>
            <w:b/>
            <w:bCs/>
          </w:rPr>
          <w:delText>of</w:delText>
        </w:r>
        <w:r w:rsidRPr="00D23304" w:rsidDel="0035738C">
          <w:rPr>
            <w:b/>
            <w:bCs/>
            <w:lang w:val="el-GR"/>
            <w:rPrChange w:author="Tsoumaka Erasmia" w:date="2023-07-26T10:47:00Z" w:id="870">
              <w:rPr>
                <w:b/>
                <w:bCs/>
              </w:rPr>
            </w:rPrChange>
          </w:rPr>
          <w:delText xml:space="preserve"> </w:delText>
        </w:r>
        <w:r w:rsidRPr="007613A7" w:rsidDel="0035738C">
          <w:rPr>
            <w:b/>
            <w:bCs/>
          </w:rPr>
          <w:delText>data</w:delText>
        </w:r>
        <w:r w:rsidRPr="00D23304" w:rsidDel="0035738C">
          <w:rPr>
            <w:lang w:val="el-GR"/>
            <w:rPrChange w:author="Tsoumaka Erasmia" w:date="2023-07-26T10:47:00Z" w:id="871">
              <w:rPr/>
            </w:rPrChange>
          </w:rPr>
          <w:delText xml:space="preserve">; </w:delText>
        </w:r>
        <w:r w:rsidDel="0035738C">
          <w:delText>the</w:delText>
        </w:r>
        <w:r w:rsidRPr="00D23304" w:rsidDel="0035738C">
          <w:rPr>
            <w:lang w:val="el-GR"/>
            <w:rPrChange w:author="Tsoumaka Erasmia" w:date="2023-07-26T10:47:00Z" w:id="872">
              <w:rPr/>
            </w:rPrChange>
          </w:rPr>
          <w:delText xml:space="preserve"> </w:delText>
        </w:r>
        <w:r w:rsidDel="0035738C">
          <w:delText>upload</w:delText>
        </w:r>
        <w:r w:rsidRPr="00D23304" w:rsidDel="0035738C">
          <w:rPr>
            <w:lang w:val="el-GR"/>
            <w:rPrChange w:author="Tsoumaka Erasmia" w:date="2023-07-26T10:47:00Z" w:id="873">
              <w:rPr/>
            </w:rPrChange>
          </w:rPr>
          <w:delText xml:space="preserve"> </w:delText>
        </w:r>
        <w:r w:rsidDel="0035738C">
          <w:delText>of</w:delText>
        </w:r>
        <w:r w:rsidRPr="00D23304" w:rsidDel="0035738C">
          <w:rPr>
            <w:lang w:val="el-GR"/>
            <w:rPrChange w:author="Tsoumaka Erasmia" w:date="2023-07-26T10:47:00Z" w:id="874">
              <w:rPr/>
            </w:rPrChange>
          </w:rPr>
          <w:delText xml:space="preserve"> </w:delText>
        </w:r>
        <w:r w:rsidDel="0035738C">
          <w:delText>context</w:delText>
        </w:r>
        <w:r w:rsidRPr="00D23304" w:rsidDel="0035738C">
          <w:rPr>
            <w:lang w:val="el-GR"/>
            <w:rPrChange w:author="Tsoumaka Erasmia" w:date="2023-07-26T10:47:00Z" w:id="875">
              <w:rPr/>
            </w:rPrChange>
          </w:rPr>
          <w:delText xml:space="preserve"> </w:delText>
        </w:r>
        <w:r w:rsidDel="0035738C">
          <w:delText>data</w:delText>
        </w:r>
        <w:r w:rsidRPr="00D23304" w:rsidDel="0035738C">
          <w:rPr>
            <w:lang w:val="el-GR"/>
            <w:rPrChange w:author="Tsoumaka Erasmia" w:date="2023-07-26T10:47:00Z" w:id="876">
              <w:rPr/>
            </w:rPrChange>
          </w:rPr>
          <w:delText xml:space="preserve"> </w:delText>
        </w:r>
        <w:r w:rsidDel="0035738C">
          <w:delText>and</w:delText>
        </w:r>
        <w:r w:rsidRPr="00D23304" w:rsidDel="0035738C">
          <w:rPr>
            <w:lang w:val="el-GR"/>
            <w:rPrChange w:author="Tsoumaka Erasmia" w:date="2023-07-26T10:47:00Z" w:id="877">
              <w:rPr/>
            </w:rPrChange>
          </w:rPr>
          <w:delText xml:space="preserve"> </w:delText>
        </w:r>
        <w:r w:rsidDel="0035738C">
          <w:delText>open</w:delText>
        </w:r>
        <w:r w:rsidRPr="00D23304" w:rsidDel="0035738C">
          <w:rPr>
            <w:lang w:val="el-GR"/>
            <w:rPrChange w:author="Tsoumaka Erasmia" w:date="2023-07-26T10:47:00Z" w:id="878">
              <w:rPr/>
            </w:rPrChange>
          </w:rPr>
          <w:delText xml:space="preserve"> </w:delText>
        </w:r>
        <w:r w:rsidDel="0035738C">
          <w:delText>data</w:delText>
        </w:r>
        <w:r w:rsidRPr="00D23304" w:rsidDel="0035738C">
          <w:rPr>
            <w:lang w:val="el-GR"/>
            <w:rPrChange w:author="Tsoumaka Erasmia" w:date="2023-07-26T10:47:00Z" w:id="879">
              <w:rPr/>
            </w:rPrChange>
          </w:rPr>
          <w:delText xml:space="preserve">; </w:delText>
        </w:r>
        <w:r w:rsidDel="0035738C">
          <w:delText>The</w:delText>
        </w:r>
        <w:r w:rsidRPr="00D23304" w:rsidDel="0035738C">
          <w:rPr>
            <w:lang w:val="el-GR"/>
            <w:rPrChange w:author="Tsoumaka Erasmia" w:date="2023-07-26T10:47:00Z" w:id="880">
              <w:rPr/>
            </w:rPrChange>
          </w:rPr>
          <w:delText xml:space="preserve"> </w:delText>
        </w:r>
        <w:r w:rsidDel="0035738C">
          <w:delText>data</w:delText>
        </w:r>
        <w:r w:rsidRPr="00D23304" w:rsidDel="0035738C">
          <w:rPr>
            <w:lang w:val="el-GR"/>
            <w:rPrChange w:author="Tsoumaka Erasmia" w:date="2023-07-26T10:47:00Z" w:id="881">
              <w:rPr/>
            </w:rPrChange>
          </w:rPr>
          <w:delText xml:space="preserve"> </w:delText>
        </w:r>
        <w:r w:rsidDel="0035738C">
          <w:delText>have</w:delText>
        </w:r>
        <w:r w:rsidRPr="00D23304" w:rsidDel="0035738C">
          <w:rPr>
            <w:lang w:val="el-GR"/>
            <w:rPrChange w:author="Tsoumaka Erasmia" w:date="2023-07-26T10:47:00Z" w:id="882">
              <w:rPr/>
            </w:rPrChange>
          </w:rPr>
          <w:delText xml:space="preserve"> </w:delText>
        </w:r>
        <w:r w:rsidDel="0035738C">
          <w:delText>to</w:delText>
        </w:r>
        <w:r w:rsidRPr="00D23304" w:rsidDel="0035738C">
          <w:rPr>
            <w:lang w:val="el-GR"/>
            <w:rPrChange w:author="Tsoumaka Erasmia" w:date="2023-07-26T10:47:00Z" w:id="883">
              <w:rPr/>
            </w:rPrChange>
          </w:rPr>
          <w:delText xml:space="preserve"> </w:delText>
        </w:r>
        <w:r w:rsidDel="0035738C">
          <w:delText>be</w:delText>
        </w:r>
        <w:r w:rsidRPr="00D23304" w:rsidDel="0035738C">
          <w:rPr>
            <w:lang w:val="el-GR"/>
            <w:rPrChange w:author="Tsoumaka Erasmia" w:date="2023-07-26T10:47:00Z" w:id="884">
              <w:rPr/>
            </w:rPrChange>
          </w:rPr>
          <w:delText xml:space="preserve"> </w:delText>
        </w:r>
        <w:r w:rsidDel="0035738C">
          <w:delText>analysed</w:delText>
        </w:r>
        <w:r w:rsidRPr="00D23304" w:rsidDel="0035738C">
          <w:rPr>
            <w:lang w:val="el-GR"/>
            <w:rPrChange w:author="Tsoumaka Erasmia" w:date="2023-07-26T10:47:00Z" w:id="885">
              <w:rPr/>
            </w:rPrChange>
          </w:rPr>
          <w:delText xml:space="preserve"> </w:delText>
        </w:r>
        <w:r w:rsidDel="0035738C">
          <w:delText>in</w:delText>
        </w:r>
        <w:r w:rsidRPr="00D23304" w:rsidDel="0035738C">
          <w:rPr>
            <w:lang w:val="el-GR"/>
            <w:rPrChange w:author="Tsoumaka Erasmia" w:date="2023-07-26T10:47:00Z" w:id="886">
              <w:rPr/>
            </w:rPrChange>
          </w:rPr>
          <w:delText xml:space="preserve"> </w:delText>
        </w:r>
        <w:r w:rsidDel="0035738C">
          <w:delText>terms</w:delText>
        </w:r>
        <w:r w:rsidRPr="00D23304" w:rsidDel="0035738C">
          <w:rPr>
            <w:lang w:val="el-GR"/>
            <w:rPrChange w:author="Tsoumaka Erasmia" w:date="2023-07-26T10:47:00Z" w:id="887">
              <w:rPr/>
            </w:rPrChange>
          </w:rPr>
          <w:delText xml:space="preserve"> </w:delText>
        </w:r>
        <w:r w:rsidDel="0035738C">
          <w:delText>of</w:delText>
        </w:r>
        <w:r w:rsidRPr="00D23304" w:rsidDel="0035738C">
          <w:rPr>
            <w:lang w:val="el-GR"/>
            <w:rPrChange w:author="Tsoumaka Erasmia" w:date="2023-07-26T10:47:00Z" w:id="888">
              <w:rPr/>
            </w:rPrChange>
          </w:rPr>
          <w:delText xml:space="preserve"> </w:delText>
        </w:r>
        <w:r w:rsidDel="0035738C">
          <w:delText>formats</w:delText>
        </w:r>
        <w:r w:rsidRPr="00D23304" w:rsidDel="0035738C">
          <w:rPr>
            <w:lang w:val="el-GR"/>
            <w:rPrChange w:author="Tsoumaka Erasmia" w:date="2023-07-26T10:47:00Z" w:id="889">
              <w:rPr/>
            </w:rPrChange>
          </w:rPr>
          <w:delText xml:space="preserve">, </w:delText>
        </w:r>
        <w:r w:rsidDel="0035738C">
          <w:delText>protocols</w:delText>
        </w:r>
        <w:r w:rsidRPr="00D23304" w:rsidDel="0035738C">
          <w:rPr>
            <w:lang w:val="el-GR"/>
            <w:rPrChange w:author="Tsoumaka Erasmia" w:date="2023-07-26T10:47:00Z" w:id="890">
              <w:rPr/>
            </w:rPrChange>
          </w:rPr>
          <w:delText xml:space="preserve">, </w:delText>
        </w:r>
        <w:r w:rsidDel="0035738C">
          <w:delText>rates</w:delText>
        </w:r>
        <w:r w:rsidRPr="00D23304" w:rsidDel="0035738C">
          <w:rPr>
            <w:lang w:val="el-GR"/>
            <w:rPrChange w:author="Tsoumaka Erasmia" w:date="2023-07-26T10:47:00Z" w:id="891">
              <w:rPr/>
            </w:rPrChange>
          </w:rPr>
          <w:delText xml:space="preserve">, </w:delText>
        </w:r>
        <w:r w:rsidDel="0035738C">
          <w:delText>and</w:delText>
        </w:r>
        <w:r w:rsidRPr="00D23304" w:rsidDel="0035738C">
          <w:rPr>
            <w:lang w:val="el-GR"/>
            <w:rPrChange w:author="Tsoumaka Erasmia" w:date="2023-07-26T10:47:00Z" w:id="892">
              <w:rPr/>
            </w:rPrChange>
          </w:rPr>
          <w:delText xml:space="preserve"> </w:delText>
        </w:r>
        <w:r w:rsidDel="0035738C">
          <w:delText>for</w:delText>
        </w:r>
        <w:r w:rsidRPr="00D23304" w:rsidDel="0035738C">
          <w:rPr>
            <w:lang w:val="el-GR"/>
            <w:rPrChange w:author="Tsoumaka Erasmia" w:date="2023-07-26T10:47:00Z" w:id="893">
              <w:rPr/>
            </w:rPrChange>
          </w:rPr>
          <w:delText xml:space="preserve"> </w:delText>
        </w:r>
        <w:r w:rsidDel="0035738C">
          <w:delText>their</w:delText>
        </w:r>
        <w:r w:rsidRPr="00D23304" w:rsidDel="0035738C">
          <w:rPr>
            <w:lang w:val="el-GR"/>
            <w:rPrChange w:author="Tsoumaka Erasmia" w:date="2023-07-26T10:47:00Z" w:id="894">
              <w:rPr/>
            </w:rPrChange>
          </w:rPr>
          <w:delText xml:space="preserve"> </w:delText>
        </w:r>
        <w:r w:rsidDel="0035738C">
          <w:delText>further</w:delText>
        </w:r>
        <w:r w:rsidRPr="00D23304" w:rsidDel="0035738C">
          <w:rPr>
            <w:lang w:val="el-GR"/>
            <w:rPrChange w:author="Tsoumaka Erasmia" w:date="2023-07-26T10:47:00Z" w:id="895">
              <w:rPr/>
            </w:rPrChange>
          </w:rPr>
          <w:delText xml:space="preserve"> </w:delText>
        </w:r>
        <w:r w:rsidDel="0035738C">
          <w:delText>reuse</w:delText>
        </w:r>
        <w:r w:rsidRPr="00D23304" w:rsidDel="0035738C">
          <w:rPr>
            <w:lang w:val="el-GR"/>
            <w:rPrChange w:author="Tsoumaka Erasmia" w:date="2023-07-26T10:47:00Z" w:id="896">
              <w:rPr/>
            </w:rPrChange>
          </w:rPr>
          <w:delText xml:space="preserve"> (</w:delText>
        </w:r>
        <w:r w:rsidDel="0035738C">
          <w:delText>permanence</w:delText>
        </w:r>
        <w:r w:rsidRPr="00D23304" w:rsidDel="0035738C">
          <w:rPr>
            <w:lang w:val="el-GR"/>
            <w:rPrChange w:author="Tsoumaka Erasmia" w:date="2023-07-26T10:47:00Z" w:id="897">
              <w:rPr/>
            </w:rPrChange>
          </w:rPr>
          <w:delText xml:space="preserve">). </w:delText>
        </w:r>
        <w:r w:rsidDel="0035738C">
          <w:delText>The</w:delText>
        </w:r>
        <w:r w:rsidRPr="00D23304" w:rsidDel="0035738C">
          <w:rPr>
            <w:lang w:val="el-GR"/>
            <w:rPrChange w:author="Tsoumaka Erasmia" w:date="2023-07-26T10:47:00Z" w:id="898">
              <w:rPr/>
            </w:rPrChange>
          </w:rPr>
          <w:delText xml:space="preserve"> </w:delText>
        </w:r>
        <w:r w:rsidDel="0035738C">
          <w:delText>latter</w:delText>
        </w:r>
        <w:r w:rsidRPr="00D23304" w:rsidDel="0035738C">
          <w:rPr>
            <w:lang w:val="el-GR"/>
            <w:rPrChange w:author="Tsoumaka Erasmia" w:date="2023-07-26T10:47:00Z" w:id="899">
              <w:rPr/>
            </w:rPrChange>
          </w:rPr>
          <w:delText xml:space="preserve"> </w:delText>
        </w:r>
        <w:r w:rsidDel="0035738C">
          <w:delText>can</w:delText>
        </w:r>
        <w:r w:rsidRPr="00D23304" w:rsidDel="0035738C">
          <w:rPr>
            <w:lang w:val="el-GR"/>
            <w:rPrChange w:author="Tsoumaka Erasmia" w:date="2023-07-26T10:47:00Z" w:id="900">
              <w:rPr/>
            </w:rPrChange>
          </w:rPr>
          <w:delText xml:space="preserve"> </w:delText>
        </w:r>
        <w:r w:rsidDel="0035738C">
          <w:delText>be</w:delText>
        </w:r>
        <w:r w:rsidRPr="00D23304" w:rsidDel="0035738C">
          <w:rPr>
            <w:lang w:val="el-GR"/>
            <w:rPrChange w:author="Tsoumaka Erasmia" w:date="2023-07-26T10:47:00Z" w:id="901">
              <w:rPr/>
            </w:rPrChange>
          </w:rPr>
          <w:delText xml:space="preserve"> </w:delText>
        </w:r>
        <w:r w:rsidDel="0035738C">
          <w:delText>very</w:delText>
        </w:r>
        <w:r w:rsidRPr="00D23304" w:rsidDel="0035738C">
          <w:rPr>
            <w:lang w:val="el-GR"/>
            <w:rPrChange w:author="Tsoumaka Erasmia" w:date="2023-07-26T10:47:00Z" w:id="902">
              <w:rPr/>
            </w:rPrChange>
          </w:rPr>
          <w:delText xml:space="preserve"> </w:delText>
        </w:r>
        <w:r w:rsidDel="0035738C">
          <w:delText>useful</w:delText>
        </w:r>
        <w:r w:rsidRPr="00D23304" w:rsidDel="0035738C">
          <w:rPr>
            <w:lang w:val="el-GR"/>
            <w:rPrChange w:author="Tsoumaka Erasmia" w:date="2023-07-26T10:47:00Z" w:id="903">
              <w:rPr/>
            </w:rPrChange>
          </w:rPr>
          <w:delText xml:space="preserve"> </w:delText>
        </w:r>
        <w:r w:rsidDel="0035738C">
          <w:delText>for</w:delText>
        </w:r>
        <w:r w:rsidRPr="00D23304" w:rsidDel="0035738C">
          <w:rPr>
            <w:lang w:val="el-GR"/>
            <w:rPrChange w:author="Tsoumaka Erasmia" w:date="2023-07-26T10:47:00Z" w:id="904">
              <w:rPr/>
            </w:rPrChange>
          </w:rPr>
          <w:delText xml:space="preserve"> </w:delText>
        </w:r>
        <w:r w:rsidDel="0035738C">
          <w:delText>data</w:delText>
        </w:r>
        <w:r w:rsidRPr="00D23304" w:rsidDel="0035738C">
          <w:rPr>
            <w:lang w:val="el-GR"/>
            <w:rPrChange w:author="Tsoumaka Erasmia" w:date="2023-07-26T10:47:00Z" w:id="905">
              <w:rPr/>
            </w:rPrChange>
          </w:rPr>
          <w:delText xml:space="preserve"> </w:delText>
        </w:r>
        <w:r w:rsidDel="0035738C">
          <w:delText>analysis</w:delText>
        </w:r>
        <w:r w:rsidRPr="00D23304" w:rsidDel="0035738C">
          <w:rPr>
            <w:lang w:val="el-GR"/>
            <w:rPrChange w:author="Tsoumaka Erasmia" w:date="2023-07-26T10:47:00Z" w:id="906">
              <w:rPr/>
            </w:rPrChange>
          </w:rPr>
          <w:delText xml:space="preserve"> </w:delText>
        </w:r>
        <w:r w:rsidDel="0035738C">
          <w:delText>and</w:delText>
        </w:r>
        <w:r w:rsidRPr="00D23304" w:rsidDel="0035738C">
          <w:rPr>
            <w:lang w:val="el-GR"/>
            <w:rPrChange w:author="Tsoumaka Erasmia" w:date="2023-07-26T10:47:00Z" w:id="907">
              <w:rPr/>
            </w:rPrChange>
          </w:rPr>
          <w:delText xml:space="preserve"> </w:delText>
        </w:r>
        <w:r w:rsidDel="0035738C">
          <w:delText>AI</w:delText>
        </w:r>
        <w:r w:rsidRPr="00D23304" w:rsidDel="0035738C">
          <w:rPr>
            <w:lang w:val="el-GR"/>
            <w:rPrChange w:author="Tsoumaka Erasmia" w:date="2023-07-26T10:47:00Z" w:id="908">
              <w:rPr/>
            </w:rPrChange>
          </w:rPr>
          <w:delText xml:space="preserve"> </w:delText>
        </w:r>
        <w:r w:rsidDel="0035738C">
          <w:delText>solutions</w:delText>
        </w:r>
        <w:r w:rsidRPr="00D23304" w:rsidDel="0035738C">
          <w:rPr>
            <w:lang w:val="el-GR"/>
            <w:rPrChange w:author="Tsoumaka Erasmia" w:date="2023-07-26T10:47:00Z" w:id="909">
              <w:rPr/>
            </w:rPrChange>
          </w:rPr>
          <w:delText xml:space="preserve">. </w:delText>
        </w:r>
        <w:r w:rsidDel="0035738C">
          <w:delText>The</w:delText>
        </w:r>
        <w:r w:rsidRPr="00D23304" w:rsidDel="0035738C">
          <w:rPr>
            <w:lang w:val="el-GR"/>
            <w:rPrChange w:author="Tsoumaka Erasmia" w:date="2023-07-26T10:47:00Z" w:id="910">
              <w:rPr/>
            </w:rPrChange>
          </w:rPr>
          <w:delText xml:space="preserve"> </w:delText>
        </w:r>
        <w:r w:rsidDel="0035738C">
          <w:delText>Data</w:delText>
        </w:r>
        <w:r w:rsidRPr="00D23304" w:rsidDel="0035738C">
          <w:rPr>
            <w:lang w:val="el-GR"/>
            <w:rPrChange w:author="Tsoumaka Erasmia" w:date="2023-07-26T10:47:00Z" w:id="911">
              <w:rPr/>
            </w:rPrChange>
          </w:rPr>
          <w:delText xml:space="preserve"> </w:delText>
        </w:r>
        <w:r w:rsidDel="0035738C">
          <w:delText>Models</w:delText>
        </w:r>
        <w:r w:rsidRPr="00D23304" w:rsidDel="0035738C">
          <w:rPr>
            <w:lang w:val="el-GR"/>
            <w:rPrChange w:author="Tsoumaka Erasmia" w:date="2023-07-26T10:47:00Z" w:id="912">
              <w:rPr/>
            </w:rPrChange>
          </w:rPr>
          <w:delText xml:space="preserve"> </w:delText>
        </w:r>
        <w:r w:rsidDel="0035738C">
          <w:delText>have</w:delText>
        </w:r>
        <w:r w:rsidRPr="00D23304" w:rsidDel="0035738C">
          <w:rPr>
            <w:lang w:val="el-GR"/>
            <w:rPrChange w:author="Tsoumaka Erasmia" w:date="2023-07-26T10:47:00Z" w:id="913">
              <w:rPr/>
            </w:rPrChange>
          </w:rPr>
          <w:delText xml:space="preserve"> </w:delText>
        </w:r>
        <w:r w:rsidDel="0035738C">
          <w:delText>to</w:delText>
        </w:r>
        <w:r w:rsidRPr="00D23304" w:rsidDel="0035738C">
          <w:rPr>
            <w:lang w:val="el-GR"/>
            <w:rPrChange w:author="Tsoumaka Erasmia" w:date="2023-07-26T10:47:00Z" w:id="914">
              <w:rPr/>
            </w:rPrChange>
          </w:rPr>
          <w:delText xml:space="preserve"> </w:delText>
        </w:r>
        <w:r w:rsidDel="0035738C">
          <w:delText>take</w:delText>
        </w:r>
        <w:r w:rsidRPr="00D23304" w:rsidDel="0035738C">
          <w:rPr>
            <w:lang w:val="el-GR"/>
            <w:rPrChange w:author="Tsoumaka Erasmia" w:date="2023-07-26T10:47:00Z" w:id="915">
              <w:rPr/>
            </w:rPrChange>
          </w:rPr>
          <w:delText xml:space="preserve"> </w:delText>
        </w:r>
        <w:r w:rsidDel="0035738C">
          <w:delText>into</w:delText>
        </w:r>
        <w:r w:rsidRPr="00D23304" w:rsidDel="0035738C">
          <w:rPr>
            <w:lang w:val="el-GR"/>
            <w:rPrChange w:author="Tsoumaka Erasmia" w:date="2023-07-26T10:47:00Z" w:id="916">
              <w:rPr/>
            </w:rPrChange>
          </w:rPr>
          <w:delText xml:space="preserve"> </w:delText>
        </w:r>
        <w:r w:rsidDel="0035738C">
          <w:delText>account</w:delText>
        </w:r>
        <w:r w:rsidRPr="00D23304" w:rsidDel="0035738C">
          <w:rPr>
            <w:lang w:val="el-GR"/>
            <w:rPrChange w:author="Tsoumaka Erasmia" w:date="2023-07-26T10:47:00Z" w:id="917">
              <w:rPr/>
            </w:rPrChange>
          </w:rPr>
          <w:delText xml:space="preserve"> </w:delText>
        </w:r>
        <w:r w:rsidDel="0035738C">
          <w:delText>stabile</w:delText>
        </w:r>
        <w:r w:rsidRPr="00D23304" w:rsidDel="0035738C">
          <w:rPr>
            <w:lang w:val="el-GR"/>
            <w:rPrChange w:author="Tsoumaka Erasmia" w:date="2023-07-26T10:47:00Z" w:id="918">
              <w:rPr/>
            </w:rPrChange>
          </w:rPr>
          <w:delText xml:space="preserve"> </w:delText>
        </w:r>
        <w:r w:rsidDel="0035738C">
          <w:delText>and</w:delText>
        </w:r>
        <w:r w:rsidRPr="00D23304" w:rsidDel="0035738C">
          <w:rPr>
            <w:lang w:val="el-GR"/>
            <w:rPrChange w:author="Tsoumaka Erasmia" w:date="2023-07-26T10:47:00Z" w:id="919">
              <w:rPr/>
            </w:rPrChange>
          </w:rPr>
          <w:delText xml:space="preserve"> </w:delText>
        </w:r>
        <w:r w:rsidDel="0035738C">
          <w:delText>emerging</w:delText>
        </w:r>
        <w:r w:rsidRPr="00D23304" w:rsidDel="0035738C">
          <w:rPr>
            <w:lang w:val="el-GR"/>
            <w:rPrChange w:author="Tsoumaka Erasmia" w:date="2023-07-26T10:47:00Z" w:id="920">
              <w:rPr/>
            </w:rPrChange>
          </w:rPr>
          <w:delText xml:space="preserve"> </w:delText>
        </w:r>
        <w:r w:rsidDel="0035738C">
          <w:delText>standards</w:delText>
        </w:r>
        <w:r w:rsidRPr="00D23304" w:rsidDel="0035738C">
          <w:rPr>
            <w:lang w:val="el-GR"/>
            <w:rPrChange w:author="Tsoumaka Erasmia" w:date="2023-07-26T10:47:00Z" w:id="921">
              <w:rPr/>
            </w:rPrChange>
          </w:rPr>
          <w:delText xml:space="preserve"> </w:delText>
        </w:r>
        <w:r w:rsidDel="0035738C">
          <w:delText>such</w:delText>
        </w:r>
        <w:r w:rsidRPr="00D23304" w:rsidDel="0035738C">
          <w:rPr>
            <w:lang w:val="el-GR"/>
            <w:rPrChange w:author="Tsoumaka Erasmia" w:date="2023-07-26T10:47:00Z" w:id="922">
              <w:rPr/>
            </w:rPrChange>
          </w:rPr>
          <w:delText xml:space="preserve"> </w:delText>
        </w:r>
        <w:r w:rsidDel="0035738C">
          <w:delText>as</w:delText>
        </w:r>
        <w:r w:rsidRPr="00D23304" w:rsidDel="0035738C">
          <w:rPr>
            <w:lang w:val="el-GR"/>
            <w:rPrChange w:author="Tsoumaka Erasmia" w:date="2023-07-26T10:47:00Z" w:id="923">
              <w:rPr/>
            </w:rPrChange>
          </w:rPr>
          <w:delText xml:space="preserve"> </w:delText>
        </w:r>
        <w:r w:rsidDel="0035738C">
          <w:delText>FIWARE</w:delText>
        </w:r>
        <w:r w:rsidRPr="00D23304" w:rsidDel="0035738C">
          <w:rPr>
            <w:lang w:val="el-GR"/>
            <w:rPrChange w:author="Tsoumaka Erasmia" w:date="2023-07-26T10:47:00Z" w:id="924">
              <w:rPr/>
            </w:rPrChange>
          </w:rPr>
          <w:delText xml:space="preserve"> </w:delText>
        </w:r>
        <w:r w:rsidDel="0035738C">
          <w:delText>Data</w:delText>
        </w:r>
        <w:r w:rsidRPr="00D23304" w:rsidDel="0035738C">
          <w:rPr>
            <w:lang w:val="el-GR"/>
            <w:rPrChange w:author="Tsoumaka Erasmia" w:date="2023-07-26T10:47:00Z" w:id="925">
              <w:rPr/>
            </w:rPrChange>
          </w:rPr>
          <w:delText xml:space="preserve"> </w:delText>
        </w:r>
        <w:r w:rsidDel="0035738C">
          <w:delText>model</w:delText>
        </w:r>
        <w:r w:rsidRPr="00D23304" w:rsidDel="0035738C">
          <w:rPr>
            <w:lang w:val="el-GR"/>
            <w:rPrChange w:author="Tsoumaka Erasmia" w:date="2023-07-26T10:47:00Z" w:id="926">
              <w:rPr/>
            </w:rPrChange>
          </w:rPr>
          <w:delText xml:space="preserve">, </w:delText>
        </w:r>
        <w:r w:rsidDel="0035738C">
          <w:delText>OASC</w:delText>
        </w:r>
        <w:r w:rsidRPr="00D23304" w:rsidDel="0035738C">
          <w:rPr>
            <w:lang w:val="el-GR"/>
            <w:rPrChange w:author="Tsoumaka Erasmia" w:date="2023-07-26T10:47:00Z" w:id="927">
              <w:rPr/>
            </w:rPrChange>
          </w:rPr>
          <w:delText xml:space="preserve">, </w:delText>
        </w:r>
        <w:r w:rsidDel="0035738C">
          <w:delText>etc</w:delText>
        </w:r>
        <w:r w:rsidRPr="00D23304" w:rsidDel="0035738C">
          <w:rPr>
            <w:lang w:val="el-GR"/>
            <w:rPrChange w:author="Tsoumaka Erasmia" w:date="2023-07-26T10:47:00Z" w:id="928">
              <w:rPr/>
            </w:rPrChange>
          </w:rPr>
          <w:delText>.;</w:delText>
        </w:r>
      </w:del>
    </w:p>
    <w:p w:rsidRPr="00D23304" w:rsidR="00FA7B1C" w:rsidDel="0035738C" w:rsidP="00C73847" w:rsidRDefault="7CE9A123" w14:paraId="2489F13C" w14:textId="64C156AA">
      <w:pPr>
        <w:pStyle w:val="Bullets1"/>
        <w:rPr>
          <w:del w:author="Tsoumaka Erasmia" w:date="2023-07-26T10:43:00Z" w:id="929"/>
          <w:lang w:val="el-GR"/>
          <w:rPrChange w:author="Tsoumaka Erasmia" w:date="2023-07-26T10:47:00Z" w:id="930">
            <w:rPr>
              <w:del w:author="Tsoumaka Erasmia" w:date="2023-07-26T10:43:00Z" w:id="931"/>
            </w:rPr>
          </w:rPrChange>
        </w:rPr>
      </w:pPr>
      <w:del w:author="Tsoumaka Erasmia" w:date="2023-07-26T10:43:00Z" w:id="932">
        <w:r w:rsidRPr="007613A7" w:rsidDel="0035738C">
          <w:rPr>
            <w:b/>
            <w:bCs/>
          </w:rPr>
          <w:delText>Interoperability</w:delText>
        </w:r>
        <w:r w:rsidRPr="00D23304" w:rsidDel="0035738C">
          <w:rPr>
            <w:lang w:val="el-GR"/>
            <w:rPrChange w:author="Tsoumaka Erasmia" w:date="2023-07-26T10:47:00Z" w:id="933">
              <w:rPr/>
            </w:rPrChange>
          </w:rPr>
          <w:delText xml:space="preserve"> </w:delText>
        </w:r>
        <w:r w:rsidDel="0035738C">
          <w:delText>and</w:delText>
        </w:r>
        <w:r w:rsidRPr="00D23304" w:rsidDel="0035738C">
          <w:rPr>
            <w:lang w:val="el-GR"/>
            <w:rPrChange w:author="Tsoumaka Erasmia" w:date="2023-07-26T10:47:00Z" w:id="934">
              <w:rPr/>
            </w:rPrChange>
          </w:rPr>
          <w:delText xml:space="preserve"> </w:delText>
        </w:r>
        <w:r w:rsidDel="0035738C">
          <w:delText>thus</w:delText>
        </w:r>
        <w:r w:rsidRPr="00D23304" w:rsidDel="0035738C">
          <w:rPr>
            <w:lang w:val="el-GR"/>
            <w:rPrChange w:author="Tsoumaka Erasmia" w:date="2023-07-26T10:47:00Z" w:id="935">
              <w:rPr/>
            </w:rPrChange>
          </w:rPr>
          <w:delText xml:space="preserve"> </w:delText>
        </w:r>
        <w:r w:rsidDel="0035738C">
          <w:delText>with</w:delText>
        </w:r>
        <w:r w:rsidRPr="00D23304" w:rsidDel="0035738C">
          <w:rPr>
            <w:lang w:val="el-GR"/>
            <w:rPrChange w:author="Tsoumaka Erasmia" w:date="2023-07-26T10:47:00Z" w:id="936">
              <w:rPr/>
            </w:rPrChange>
          </w:rPr>
          <w:delText xml:space="preserve"> </w:delText>
        </w:r>
        <w:r w:rsidDel="0035738C">
          <w:delText>the</w:delText>
        </w:r>
        <w:r w:rsidRPr="00D23304" w:rsidDel="0035738C">
          <w:rPr>
            <w:lang w:val="el-GR"/>
            <w:rPrChange w:author="Tsoumaka Erasmia" w:date="2023-07-26T10:47:00Z" w:id="937">
              <w:rPr/>
            </w:rPrChange>
          </w:rPr>
          <w:delText xml:space="preserve"> </w:delText>
        </w:r>
        <w:r w:rsidDel="0035738C">
          <w:delText>connection</w:delText>
        </w:r>
        <w:r w:rsidRPr="00D23304" w:rsidDel="0035738C">
          <w:rPr>
            <w:lang w:val="el-GR"/>
            <w:rPrChange w:author="Tsoumaka Erasmia" w:date="2023-07-26T10:47:00Z" w:id="938">
              <w:rPr/>
            </w:rPrChange>
          </w:rPr>
          <w:delText xml:space="preserve"> </w:delText>
        </w:r>
        <w:r w:rsidDel="0035738C">
          <w:delText>of</w:delText>
        </w:r>
        <w:r w:rsidRPr="00D23304" w:rsidDel="0035738C">
          <w:rPr>
            <w:lang w:val="el-GR"/>
            <w:rPrChange w:author="Tsoumaka Erasmia" w:date="2023-07-26T10:47:00Z" w:id="939">
              <w:rPr/>
            </w:rPrChange>
          </w:rPr>
          <w:delText xml:space="preserve"> </w:delText>
        </w:r>
        <w:r w:rsidDel="0035738C">
          <w:delText>IoT</w:delText>
        </w:r>
        <w:r w:rsidRPr="00D23304" w:rsidDel="0035738C">
          <w:rPr>
            <w:lang w:val="el-GR"/>
            <w:rPrChange w:author="Tsoumaka Erasmia" w:date="2023-07-26T10:47:00Z" w:id="940">
              <w:rPr/>
            </w:rPrChange>
          </w:rPr>
          <w:delText>/</w:delText>
        </w:r>
        <w:r w:rsidDel="0035738C">
          <w:delText>IoE</w:delText>
        </w:r>
        <w:r w:rsidRPr="00D23304" w:rsidDel="0035738C">
          <w:rPr>
            <w:lang w:val="el-GR"/>
            <w:rPrChange w:author="Tsoumaka Erasmia" w:date="2023-07-26T10:47:00Z" w:id="941">
              <w:rPr/>
            </w:rPrChange>
          </w:rPr>
          <w:delText xml:space="preserve"> </w:delText>
        </w:r>
        <w:r w:rsidDel="0035738C">
          <w:delText>sources</w:delText>
        </w:r>
        <w:r w:rsidRPr="00D23304" w:rsidDel="0035738C">
          <w:rPr>
            <w:lang w:val="el-GR"/>
            <w:rPrChange w:author="Tsoumaka Erasmia" w:date="2023-07-26T10:47:00Z" w:id="942">
              <w:rPr/>
            </w:rPrChange>
          </w:rPr>
          <w:delText xml:space="preserve">, </w:delText>
        </w:r>
        <w:r w:rsidDel="0035738C">
          <w:delText>data</w:delText>
        </w:r>
        <w:r w:rsidRPr="00D23304" w:rsidDel="0035738C">
          <w:rPr>
            <w:lang w:val="el-GR"/>
            <w:rPrChange w:author="Tsoumaka Erasmia" w:date="2023-07-26T10:47:00Z" w:id="943">
              <w:rPr/>
            </w:rPrChange>
          </w:rPr>
          <w:delText xml:space="preserve"> </w:delText>
        </w:r>
        <w:r w:rsidDel="0035738C">
          <w:delText>sources</w:delText>
        </w:r>
        <w:r w:rsidRPr="00D23304" w:rsidDel="0035738C">
          <w:rPr>
            <w:lang w:val="el-GR"/>
            <w:rPrChange w:author="Tsoumaka Erasmia" w:date="2023-07-26T10:47:00Z" w:id="944">
              <w:rPr/>
            </w:rPrChange>
          </w:rPr>
          <w:delText xml:space="preserve">, </w:delText>
        </w:r>
        <w:r w:rsidDel="0035738C">
          <w:delText>legacy</w:delText>
        </w:r>
        <w:r w:rsidRPr="00D23304" w:rsidDel="0035738C">
          <w:rPr>
            <w:lang w:val="el-GR"/>
            <w:rPrChange w:author="Tsoumaka Erasmia" w:date="2023-07-26T10:47:00Z" w:id="945">
              <w:rPr/>
            </w:rPrChange>
          </w:rPr>
          <w:delText xml:space="preserve"> </w:delText>
        </w:r>
        <w:r w:rsidDel="0035738C">
          <w:delText>solutions</w:delText>
        </w:r>
        <w:r w:rsidRPr="00D23304" w:rsidDel="0035738C">
          <w:rPr>
            <w:lang w:val="el-GR"/>
            <w:rPrChange w:author="Tsoumaka Erasmia" w:date="2023-07-26T10:47:00Z" w:id="946">
              <w:rPr/>
            </w:rPrChange>
          </w:rPr>
          <w:delText xml:space="preserve">, </w:delText>
        </w:r>
        <w:r w:rsidDel="0035738C">
          <w:delText>and</w:delText>
        </w:r>
        <w:r w:rsidRPr="00D23304" w:rsidDel="0035738C">
          <w:rPr>
            <w:lang w:val="el-GR"/>
            <w:rPrChange w:author="Tsoumaka Erasmia" w:date="2023-07-26T10:47:00Z" w:id="947">
              <w:rPr/>
            </w:rPrChange>
          </w:rPr>
          <w:delText xml:space="preserve"> </w:delText>
        </w:r>
        <w:r w:rsidDel="0035738C">
          <w:delText>external</w:delText>
        </w:r>
        <w:r w:rsidRPr="00D23304" w:rsidDel="0035738C">
          <w:rPr>
            <w:lang w:val="el-GR"/>
            <w:rPrChange w:author="Tsoumaka Erasmia" w:date="2023-07-26T10:47:00Z" w:id="948">
              <w:rPr/>
            </w:rPrChange>
          </w:rPr>
          <w:delText xml:space="preserve"> </w:delText>
        </w:r>
        <w:r w:rsidDel="0035738C">
          <w:delText>services</w:delText>
        </w:r>
        <w:r w:rsidRPr="00D23304" w:rsidDel="0035738C">
          <w:rPr>
            <w:lang w:val="el-GR"/>
            <w:rPrChange w:author="Tsoumaka Erasmia" w:date="2023-07-26T10:47:00Z" w:id="949">
              <w:rPr/>
            </w:rPrChange>
          </w:rPr>
          <w:delText xml:space="preserve"> (</w:delText>
        </w:r>
        <w:r w:rsidDel="0035738C">
          <w:delText>integrating</w:delText>
        </w:r>
        <w:r w:rsidRPr="00D23304" w:rsidDel="0035738C">
          <w:rPr>
            <w:lang w:val="el-GR"/>
            <w:rPrChange w:author="Tsoumaka Erasmia" w:date="2023-07-26T10:47:00Z" w:id="950">
              <w:rPr/>
            </w:rPrChange>
          </w:rPr>
          <w:delText xml:space="preserve"> </w:delText>
        </w:r>
        <w:r w:rsidDel="0035738C">
          <w:delText>any</w:delText>
        </w:r>
        <w:r w:rsidRPr="00D23304" w:rsidDel="0035738C">
          <w:rPr>
            <w:lang w:val="el-GR"/>
            <w:rPrChange w:author="Tsoumaka Erasmia" w:date="2023-07-26T10:47:00Z" w:id="951">
              <w:rPr/>
            </w:rPrChange>
          </w:rPr>
          <w:delText xml:space="preserve"> </w:delText>
        </w:r>
        <w:r w:rsidDel="0035738C">
          <w:delText>legacy</w:delText>
        </w:r>
        <w:r w:rsidRPr="00D23304" w:rsidDel="0035738C">
          <w:rPr>
            <w:lang w:val="el-GR"/>
            <w:rPrChange w:author="Tsoumaka Erasmia" w:date="2023-07-26T10:47:00Z" w:id="952">
              <w:rPr/>
            </w:rPrChange>
          </w:rPr>
          <w:delText xml:space="preserve"> </w:delText>
        </w:r>
        <w:r w:rsidDel="0035738C">
          <w:delText>solutions</w:delText>
        </w:r>
        <w:r w:rsidRPr="00D23304" w:rsidDel="0035738C">
          <w:rPr>
            <w:lang w:val="el-GR"/>
            <w:rPrChange w:author="Tsoumaka Erasmia" w:date="2023-07-26T10:47:00Z" w:id="953">
              <w:rPr/>
            </w:rPrChange>
          </w:rPr>
          <w:delText xml:space="preserve"> </w:delText>
        </w:r>
        <w:r w:rsidDel="0035738C">
          <w:delText>and</w:delText>
        </w:r>
        <w:r w:rsidRPr="00D23304" w:rsidDel="0035738C">
          <w:rPr>
            <w:lang w:val="el-GR"/>
            <w:rPrChange w:author="Tsoumaka Erasmia" w:date="2023-07-26T10:47:00Z" w:id="954">
              <w:rPr/>
            </w:rPrChange>
          </w:rPr>
          <w:delText xml:space="preserve"> </w:delText>
        </w:r>
        <w:r w:rsidDel="0035738C">
          <w:delText>further</w:delText>
        </w:r>
        <w:r w:rsidRPr="00D23304" w:rsidDel="0035738C">
          <w:rPr>
            <w:lang w:val="el-GR"/>
            <w:rPrChange w:author="Tsoumaka Erasmia" w:date="2023-07-26T10:47:00Z" w:id="955">
              <w:rPr/>
            </w:rPrChange>
          </w:rPr>
          <w:delText xml:space="preserve"> </w:delText>
        </w:r>
        <w:r w:rsidDel="0035738C">
          <w:delText>evolutions</w:delText>
        </w:r>
        <w:r w:rsidRPr="00D23304" w:rsidDel="0035738C">
          <w:rPr>
            <w:lang w:val="el-GR"/>
            <w:rPrChange w:author="Tsoumaka Erasmia" w:date="2023-07-26T10:47:00Z" w:id="956">
              <w:rPr/>
            </w:rPrChange>
          </w:rPr>
          <w:delText>);</w:delText>
        </w:r>
      </w:del>
    </w:p>
    <w:p w:rsidRPr="00D23304" w:rsidR="00FA7B1C" w:rsidDel="0035738C" w:rsidP="00C73847" w:rsidRDefault="7CE9A123" w14:paraId="5AF859D8" w14:textId="409BD392">
      <w:pPr>
        <w:pStyle w:val="Bullets1"/>
        <w:rPr>
          <w:del w:author="Tsoumaka Erasmia" w:date="2023-07-26T10:43:00Z" w:id="957"/>
          <w:lang w:val="el-GR"/>
          <w:rPrChange w:author="Tsoumaka Erasmia" w:date="2023-07-26T10:47:00Z" w:id="958">
            <w:rPr>
              <w:del w:author="Tsoumaka Erasmia" w:date="2023-07-26T10:43:00Z" w:id="959"/>
            </w:rPr>
          </w:rPrChange>
        </w:rPr>
      </w:pPr>
      <w:del w:author="Tsoumaka Erasmia" w:date="2023-07-26T10:43:00Z" w:id="960">
        <w:r w:rsidRPr="007613A7" w:rsidDel="0035738C">
          <w:rPr>
            <w:b/>
            <w:bCs/>
          </w:rPr>
          <w:delText>the</w:delText>
        </w:r>
        <w:r w:rsidRPr="00D23304" w:rsidDel="0035738C">
          <w:rPr>
            <w:b/>
            <w:bCs/>
            <w:lang w:val="el-GR"/>
            <w:rPrChange w:author="Tsoumaka Erasmia" w:date="2023-07-26T10:47:00Z" w:id="961">
              <w:rPr>
                <w:b/>
                <w:bCs/>
              </w:rPr>
            </w:rPrChange>
          </w:rPr>
          <w:delText xml:space="preserve"> </w:delText>
        </w:r>
        <w:r w:rsidRPr="007613A7" w:rsidDel="0035738C">
          <w:rPr>
            <w:b/>
            <w:bCs/>
          </w:rPr>
          <w:delText>creation</w:delText>
        </w:r>
        <w:r w:rsidRPr="00D23304" w:rsidDel="0035738C">
          <w:rPr>
            <w:b/>
            <w:bCs/>
            <w:lang w:val="el-GR"/>
            <w:rPrChange w:author="Tsoumaka Erasmia" w:date="2023-07-26T10:47:00Z" w:id="962">
              <w:rPr>
                <w:b/>
                <w:bCs/>
              </w:rPr>
            </w:rPrChange>
          </w:rPr>
          <w:delText xml:space="preserve"> </w:delText>
        </w:r>
        <w:r w:rsidRPr="007613A7" w:rsidDel="0035738C">
          <w:rPr>
            <w:b/>
            <w:bCs/>
          </w:rPr>
          <w:delText>of</w:delText>
        </w:r>
        <w:r w:rsidRPr="00D23304" w:rsidDel="0035738C">
          <w:rPr>
            <w:b/>
            <w:bCs/>
            <w:lang w:val="el-GR"/>
            <w:rPrChange w:author="Tsoumaka Erasmia" w:date="2023-07-26T10:47:00Z" w:id="963">
              <w:rPr>
                <w:b/>
                <w:bCs/>
              </w:rPr>
            </w:rPrChange>
          </w:rPr>
          <w:delText xml:space="preserve"> </w:delText>
        </w:r>
        <w:r w:rsidRPr="007613A7" w:rsidDel="0035738C">
          <w:rPr>
            <w:b/>
            <w:bCs/>
          </w:rPr>
          <w:delText>Integrations</w:delText>
        </w:r>
        <w:r w:rsidRPr="00D23304" w:rsidDel="0035738C">
          <w:rPr>
            <w:b/>
            <w:bCs/>
            <w:lang w:val="el-GR"/>
            <w:rPrChange w:author="Tsoumaka Erasmia" w:date="2023-07-26T10:47:00Z" w:id="964">
              <w:rPr>
                <w:b/>
                <w:bCs/>
              </w:rPr>
            </w:rPrChange>
          </w:rPr>
          <w:delText xml:space="preserve"> </w:delText>
        </w:r>
        <w:r w:rsidRPr="007613A7" w:rsidDel="0035738C">
          <w:rPr>
            <w:b/>
            <w:bCs/>
          </w:rPr>
          <w:delText>processes</w:delText>
        </w:r>
        <w:r w:rsidRPr="00D23304" w:rsidDel="0035738C">
          <w:rPr>
            <w:b/>
            <w:bCs/>
            <w:lang w:val="el-GR"/>
            <w:rPrChange w:author="Tsoumaka Erasmia" w:date="2023-07-26T10:47:00Z" w:id="965">
              <w:rPr>
                <w:b/>
                <w:bCs/>
              </w:rPr>
            </w:rPrChange>
          </w:rPr>
          <w:delText xml:space="preserve"> </w:delText>
        </w:r>
        <w:r w:rsidRPr="007613A7" w:rsidDel="0035738C">
          <w:rPr>
            <w:b/>
            <w:bCs/>
          </w:rPr>
          <w:delText>and</w:delText>
        </w:r>
        <w:r w:rsidRPr="00D23304" w:rsidDel="0035738C">
          <w:rPr>
            <w:b/>
            <w:bCs/>
            <w:lang w:val="el-GR"/>
            <w:rPrChange w:author="Tsoumaka Erasmia" w:date="2023-07-26T10:47:00Z" w:id="966">
              <w:rPr>
                <w:b/>
                <w:bCs/>
              </w:rPr>
            </w:rPrChange>
          </w:rPr>
          <w:delText xml:space="preserve"> </w:delText>
        </w:r>
        <w:r w:rsidRPr="007613A7" w:rsidDel="0035738C">
          <w:rPr>
            <w:b/>
            <w:bCs/>
          </w:rPr>
          <w:delText>Data</w:delText>
        </w:r>
        <w:r w:rsidRPr="00D23304" w:rsidDel="0035738C">
          <w:rPr>
            <w:b/>
            <w:bCs/>
            <w:lang w:val="el-GR"/>
            <w:rPrChange w:author="Tsoumaka Erasmia" w:date="2023-07-26T10:47:00Z" w:id="967">
              <w:rPr>
                <w:b/>
                <w:bCs/>
              </w:rPr>
            </w:rPrChange>
          </w:rPr>
          <w:delText xml:space="preserve"> </w:delText>
        </w:r>
        <w:r w:rsidRPr="007613A7" w:rsidDel="0035738C">
          <w:rPr>
            <w:b/>
            <w:bCs/>
          </w:rPr>
          <w:delText>Analytics</w:delText>
        </w:r>
        <w:r w:rsidRPr="00D23304" w:rsidDel="0035738C">
          <w:rPr>
            <w:b/>
            <w:bCs/>
            <w:lang w:val="el-GR"/>
            <w:rPrChange w:author="Tsoumaka Erasmia" w:date="2023-07-26T10:47:00Z" w:id="968">
              <w:rPr>
                <w:b/>
                <w:bCs/>
              </w:rPr>
            </w:rPrChange>
          </w:rPr>
          <w:delText xml:space="preserve"> </w:delText>
        </w:r>
        <w:r w:rsidRPr="007613A7" w:rsidDel="0035738C">
          <w:rPr>
            <w:b/>
            <w:bCs/>
          </w:rPr>
          <w:delText>algorithms</w:delText>
        </w:r>
        <w:r w:rsidRPr="00D23304" w:rsidDel="0035738C">
          <w:rPr>
            <w:lang w:val="el-GR"/>
            <w:rPrChange w:author="Tsoumaka Erasmia" w:date="2023-07-26T10:47:00Z" w:id="969">
              <w:rPr/>
            </w:rPrChange>
          </w:rPr>
          <w:delText xml:space="preserve">, </w:delText>
        </w:r>
        <w:r w:rsidDel="0035738C">
          <w:delText>to</w:delText>
        </w:r>
        <w:r w:rsidRPr="00D23304" w:rsidDel="0035738C">
          <w:rPr>
            <w:lang w:val="el-GR"/>
            <w:rPrChange w:author="Tsoumaka Erasmia" w:date="2023-07-26T10:47:00Z" w:id="970">
              <w:rPr/>
            </w:rPrChange>
          </w:rPr>
          <w:delText xml:space="preserve"> </w:delText>
        </w:r>
        <w:r w:rsidDel="0035738C">
          <w:delText>arrive</w:delText>
        </w:r>
        <w:r w:rsidRPr="00D23304" w:rsidDel="0035738C">
          <w:rPr>
            <w:lang w:val="el-GR"/>
            <w:rPrChange w:author="Tsoumaka Erasmia" w:date="2023-07-26T10:47:00Z" w:id="971">
              <w:rPr/>
            </w:rPrChange>
          </w:rPr>
          <w:delText xml:space="preserve"> </w:delText>
        </w:r>
        <w:r w:rsidDel="0035738C">
          <w:delText>at</w:delText>
        </w:r>
        <w:r w:rsidRPr="00D23304" w:rsidDel="0035738C">
          <w:rPr>
            <w:lang w:val="el-GR"/>
            <w:rPrChange w:author="Tsoumaka Erasmia" w:date="2023-07-26T10:47:00Z" w:id="972">
              <w:rPr/>
            </w:rPrChange>
          </w:rPr>
          <w:delText xml:space="preserve"> </w:delText>
        </w:r>
        <w:r w:rsidDel="0035738C">
          <w:delText>producing</w:delText>
        </w:r>
        <w:r w:rsidRPr="00D23304" w:rsidDel="0035738C">
          <w:rPr>
            <w:lang w:val="el-GR"/>
            <w:rPrChange w:author="Tsoumaka Erasmia" w:date="2023-07-26T10:47:00Z" w:id="973">
              <w:rPr/>
            </w:rPrChange>
          </w:rPr>
          <w:delText xml:space="preserve"> </w:delText>
        </w:r>
        <w:r w:rsidDel="0035738C">
          <w:delText>smart</w:delText>
        </w:r>
        <w:r w:rsidRPr="00D23304" w:rsidDel="0035738C">
          <w:rPr>
            <w:lang w:val="el-GR"/>
            <w:rPrChange w:author="Tsoumaka Erasmia" w:date="2023-07-26T10:47:00Z" w:id="974">
              <w:rPr/>
            </w:rPrChange>
          </w:rPr>
          <w:delText xml:space="preserve"> </w:delText>
        </w:r>
        <w:r w:rsidDel="0035738C">
          <w:delText>city</w:delText>
        </w:r>
        <w:r w:rsidRPr="00D23304" w:rsidDel="0035738C">
          <w:rPr>
            <w:lang w:val="el-GR"/>
            <w:rPrChange w:author="Tsoumaka Erasmia" w:date="2023-07-26T10:47:00Z" w:id="975">
              <w:rPr/>
            </w:rPrChange>
          </w:rPr>
          <w:delText xml:space="preserve"> </w:delText>
        </w:r>
        <w:r w:rsidDel="0035738C">
          <w:delText>applications</w:delText>
        </w:r>
        <w:r w:rsidRPr="00D23304" w:rsidDel="0035738C">
          <w:rPr>
            <w:lang w:val="el-GR"/>
            <w:rPrChange w:author="Tsoumaka Erasmia" w:date="2023-07-26T10:47:00Z" w:id="976">
              <w:rPr/>
            </w:rPrChange>
          </w:rPr>
          <w:delText xml:space="preserve"> </w:delText>
        </w:r>
        <w:r w:rsidDel="0035738C">
          <w:delText>and</w:delText>
        </w:r>
        <w:r w:rsidRPr="00D23304" w:rsidDel="0035738C">
          <w:rPr>
            <w:lang w:val="el-GR"/>
            <w:rPrChange w:author="Tsoumaka Erasmia" w:date="2023-07-26T10:47:00Z" w:id="977">
              <w:rPr/>
            </w:rPrChange>
          </w:rPr>
          <w:delText xml:space="preserve"> </w:delText>
        </w:r>
        <w:r w:rsidDel="0035738C">
          <w:delText>at</w:delText>
        </w:r>
        <w:r w:rsidRPr="00D23304" w:rsidDel="0035738C">
          <w:rPr>
            <w:lang w:val="el-GR"/>
            <w:rPrChange w:author="Tsoumaka Erasmia" w:date="2023-07-26T10:47:00Z" w:id="978">
              <w:rPr/>
            </w:rPrChange>
          </w:rPr>
          <w:delText xml:space="preserve"> </w:delText>
        </w:r>
        <w:r w:rsidDel="0035738C">
          <w:delText>starting</w:delText>
        </w:r>
        <w:r w:rsidRPr="00D23304" w:rsidDel="0035738C">
          <w:rPr>
            <w:lang w:val="el-GR"/>
            <w:rPrChange w:author="Tsoumaka Erasmia" w:date="2023-07-26T10:47:00Z" w:id="979">
              <w:rPr/>
            </w:rPrChange>
          </w:rPr>
          <w:delText xml:space="preserve"> </w:delText>
        </w:r>
        <w:r w:rsidDel="0035738C">
          <w:delText>the</w:delText>
        </w:r>
        <w:r w:rsidRPr="00D23304" w:rsidDel="0035738C">
          <w:rPr>
            <w:lang w:val="el-GR"/>
            <w:rPrChange w:author="Tsoumaka Erasmia" w:date="2023-07-26T10:47:00Z" w:id="980">
              <w:rPr/>
            </w:rPrChange>
          </w:rPr>
          <w:delText xml:space="preserve"> </w:delText>
        </w:r>
        <w:r w:rsidDel="0035738C">
          <w:delText>production</w:delText>
        </w:r>
        <w:r w:rsidRPr="00D23304" w:rsidDel="0035738C">
          <w:rPr>
            <w:lang w:val="el-GR"/>
            <w:rPrChange w:author="Tsoumaka Erasmia" w:date="2023-07-26T10:47:00Z" w:id="981">
              <w:rPr/>
            </w:rPrChange>
          </w:rPr>
          <w:delText xml:space="preserve"> </w:delText>
        </w:r>
        <w:r w:rsidDel="0035738C">
          <w:delText>of</w:delText>
        </w:r>
        <w:r w:rsidRPr="00D23304" w:rsidDel="0035738C">
          <w:rPr>
            <w:lang w:val="el-GR"/>
            <w:rPrChange w:author="Tsoumaka Erasmia" w:date="2023-07-26T10:47:00Z" w:id="982">
              <w:rPr/>
            </w:rPrChange>
          </w:rPr>
          <w:delText xml:space="preserve"> </w:delText>
        </w:r>
        <w:r w:rsidDel="0035738C">
          <w:delText>processes</w:delText>
        </w:r>
        <w:r w:rsidRPr="00D23304" w:rsidDel="0035738C">
          <w:rPr>
            <w:lang w:val="el-GR"/>
            <w:rPrChange w:author="Tsoumaka Erasmia" w:date="2023-07-26T10:47:00Z" w:id="983">
              <w:rPr/>
            </w:rPrChange>
          </w:rPr>
          <w:delText xml:space="preserve"> </w:delText>
        </w:r>
        <w:r w:rsidDel="0035738C">
          <w:delText>and</w:delText>
        </w:r>
        <w:r w:rsidRPr="00D23304" w:rsidDel="0035738C">
          <w:rPr>
            <w:lang w:val="el-GR"/>
            <w:rPrChange w:author="Tsoumaka Erasmia" w:date="2023-07-26T10:47:00Z" w:id="984">
              <w:rPr/>
            </w:rPrChange>
          </w:rPr>
          <w:delText xml:space="preserve"> </w:delText>
        </w:r>
        <w:r w:rsidDel="0035738C">
          <w:delText>solutions</w:delText>
        </w:r>
        <w:r w:rsidRPr="00D23304" w:rsidDel="0035738C">
          <w:rPr>
            <w:lang w:val="el-GR"/>
            <w:rPrChange w:author="Tsoumaka Erasmia" w:date="2023-07-26T10:47:00Z" w:id="985">
              <w:rPr/>
            </w:rPrChange>
          </w:rPr>
          <w:delText>.</w:delText>
        </w:r>
      </w:del>
    </w:p>
    <w:p w:rsidRPr="00712184" w:rsidR="00712184" w:rsidP="00712184" w:rsidRDefault="00FA7B1C" w14:paraId="5B9C3F94" w14:textId="7EE3B054">
      <w:pPr>
        <w:rPr>
          <w:rFonts w:cs="Tahoma"/>
          <w:lang w:val="el-GR" w:eastAsia="el-GR"/>
        </w:rPr>
      </w:pPr>
      <w:del w:author="Tsoumaka Erasmia" w:date="2023-07-26T10:43:00Z" w:id="986">
        <w:r w:rsidRPr="00BC5F82" w:rsidDel="0035738C">
          <w:rPr>
            <w:rFonts w:cs="Tahoma"/>
            <w:lang w:eastAsia="el-GR"/>
          </w:rPr>
          <w:delText>All</w:delText>
        </w:r>
        <w:r w:rsidRPr="00D23304" w:rsidDel="0035738C">
          <w:rPr>
            <w:rFonts w:cs="Tahoma"/>
            <w:lang w:val="el-GR" w:eastAsia="el-GR"/>
            <w:rPrChange w:author="Tsoumaka Erasmia" w:date="2023-07-26T10:47:00Z" w:id="987">
              <w:rPr>
                <w:rFonts w:cs="Tahoma"/>
                <w:lang w:eastAsia="el-GR"/>
              </w:rPr>
            </w:rPrChange>
          </w:rPr>
          <w:delText xml:space="preserve"> </w:delText>
        </w:r>
        <w:r w:rsidRPr="00BC5F82" w:rsidDel="0035738C">
          <w:rPr>
            <w:rFonts w:cs="Tahoma"/>
            <w:lang w:eastAsia="el-GR"/>
          </w:rPr>
          <w:delText>these</w:delText>
        </w:r>
        <w:r w:rsidRPr="00D23304" w:rsidDel="0035738C">
          <w:rPr>
            <w:rFonts w:cs="Tahoma"/>
            <w:lang w:val="el-GR" w:eastAsia="el-GR"/>
            <w:rPrChange w:author="Tsoumaka Erasmia" w:date="2023-07-26T10:47:00Z" w:id="988">
              <w:rPr>
                <w:rFonts w:cs="Tahoma"/>
                <w:lang w:eastAsia="el-GR"/>
              </w:rPr>
            </w:rPrChange>
          </w:rPr>
          <w:delText xml:space="preserve"> </w:delText>
        </w:r>
        <w:r w:rsidRPr="00BC5F82" w:rsidDel="0035738C">
          <w:rPr>
            <w:rFonts w:cs="Tahoma"/>
            <w:lang w:eastAsia="el-GR"/>
          </w:rPr>
          <w:delText>phases</w:delText>
        </w:r>
        <w:r w:rsidRPr="00D23304" w:rsidDel="0035738C">
          <w:rPr>
            <w:rFonts w:cs="Tahoma"/>
            <w:lang w:val="el-GR" w:eastAsia="el-GR"/>
            <w:rPrChange w:author="Tsoumaka Erasmia" w:date="2023-07-26T10:47:00Z" w:id="989">
              <w:rPr>
                <w:rFonts w:cs="Tahoma"/>
                <w:lang w:eastAsia="el-GR"/>
              </w:rPr>
            </w:rPrChange>
          </w:rPr>
          <w:delText xml:space="preserve"> </w:delText>
        </w:r>
        <w:r w:rsidRPr="00BC5F82" w:rsidDel="0035738C">
          <w:rPr>
            <w:rFonts w:cs="Tahoma"/>
            <w:lang w:eastAsia="el-GR"/>
          </w:rPr>
          <w:delText>must</w:delText>
        </w:r>
        <w:r w:rsidRPr="00D23304" w:rsidDel="0035738C">
          <w:rPr>
            <w:rFonts w:cs="Tahoma"/>
            <w:lang w:val="el-GR" w:eastAsia="el-GR"/>
            <w:rPrChange w:author="Tsoumaka Erasmia" w:date="2023-07-26T10:47:00Z" w:id="990">
              <w:rPr>
                <w:rFonts w:cs="Tahoma"/>
                <w:lang w:eastAsia="el-GR"/>
              </w:rPr>
            </w:rPrChange>
          </w:rPr>
          <w:delText xml:space="preserve"> </w:delText>
        </w:r>
        <w:r w:rsidRPr="00BC5F82" w:rsidDel="0035738C">
          <w:rPr>
            <w:rFonts w:cs="Tahoma"/>
            <w:lang w:eastAsia="el-GR"/>
          </w:rPr>
          <w:delText>be</w:delText>
        </w:r>
        <w:r w:rsidRPr="00D23304" w:rsidDel="0035738C">
          <w:rPr>
            <w:rFonts w:cs="Tahoma"/>
            <w:lang w:val="el-GR" w:eastAsia="el-GR"/>
            <w:rPrChange w:author="Tsoumaka Erasmia" w:date="2023-07-26T10:47:00Z" w:id="991">
              <w:rPr>
                <w:rFonts w:cs="Tahoma"/>
                <w:lang w:eastAsia="el-GR"/>
              </w:rPr>
            </w:rPrChange>
          </w:rPr>
          <w:delText xml:space="preserve"> </w:delText>
        </w:r>
        <w:r w:rsidRPr="00BC5F82" w:rsidDel="0035738C">
          <w:rPr>
            <w:rFonts w:cs="Tahoma"/>
            <w:lang w:eastAsia="el-GR"/>
          </w:rPr>
          <w:delText>accompanied</w:delText>
        </w:r>
        <w:r w:rsidRPr="00D23304" w:rsidDel="0035738C">
          <w:rPr>
            <w:rFonts w:cs="Tahoma"/>
            <w:lang w:val="el-GR" w:eastAsia="el-GR"/>
            <w:rPrChange w:author="Tsoumaka Erasmia" w:date="2023-07-26T10:47:00Z" w:id="992">
              <w:rPr>
                <w:rFonts w:cs="Tahoma"/>
                <w:lang w:eastAsia="el-GR"/>
              </w:rPr>
            </w:rPrChange>
          </w:rPr>
          <w:delText xml:space="preserve"> </w:delText>
        </w:r>
        <w:r w:rsidRPr="00BC5F82" w:rsidDel="0035738C">
          <w:rPr>
            <w:rFonts w:cs="Tahoma"/>
            <w:lang w:eastAsia="el-GR"/>
          </w:rPr>
          <w:delText>and</w:delText>
        </w:r>
        <w:r w:rsidRPr="00D23304" w:rsidDel="0035738C">
          <w:rPr>
            <w:rFonts w:cs="Tahoma"/>
            <w:lang w:val="el-GR" w:eastAsia="el-GR"/>
            <w:rPrChange w:author="Tsoumaka Erasmia" w:date="2023-07-26T10:47:00Z" w:id="993">
              <w:rPr>
                <w:rFonts w:cs="Tahoma"/>
                <w:lang w:eastAsia="el-GR"/>
              </w:rPr>
            </w:rPrChange>
          </w:rPr>
          <w:delText xml:space="preserve"> </w:delText>
        </w:r>
        <w:r w:rsidRPr="00BC5F82" w:rsidDel="0035738C">
          <w:rPr>
            <w:rFonts w:cs="Tahoma"/>
            <w:lang w:eastAsia="el-GR"/>
          </w:rPr>
          <w:delText>supported</w:delText>
        </w:r>
        <w:r w:rsidRPr="00D23304" w:rsidDel="0035738C">
          <w:rPr>
            <w:rFonts w:cs="Tahoma"/>
            <w:lang w:val="el-GR" w:eastAsia="el-GR"/>
            <w:rPrChange w:author="Tsoumaka Erasmia" w:date="2023-07-26T10:47:00Z" w:id="994">
              <w:rPr>
                <w:rFonts w:cs="Tahoma"/>
                <w:lang w:eastAsia="el-GR"/>
              </w:rPr>
            </w:rPrChange>
          </w:rPr>
          <w:delText xml:space="preserve"> </w:delText>
        </w:r>
        <w:r w:rsidRPr="00BC5F82" w:rsidDel="0035738C">
          <w:rPr>
            <w:rFonts w:cs="Tahoma"/>
            <w:lang w:eastAsia="el-GR"/>
          </w:rPr>
          <w:delText>by</w:delText>
        </w:r>
        <w:r w:rsidRPr="00D23304" w:rsidDel="0035738C">
          <w:rPr>
            <w:rFonts w:cs="Tahoma"/>
            <w:lang w:val="el-GR" w:eastAsia="el-GR"/>
            <w:rPrChange w:author="Tsoumaka Erasmia" w:date="2023-07-26T10:47:00Z" w:id="995">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996">
              <w:rPr>
                <w:rFonts w:cs="Tahoma"/>
                <w:lang w:eastAsia="el-GR"/>
              </w:rPr>
            </w:rPrChange>
          </w:rPr>
          <w:delText xml:space="preserve"> </w:delText>
        </w:r>
        <w:r w:rsidRPr="00BC5F82" w:rsidDel="0035738C">
          <w:rPr>
            <w:rFonts w:cs="Tahoma"/>
            <w:lang w:eastAsia="el-GR"/>
          </w:rPr>
          <w:delText>availability</w:delText>
        </w:r>
        <w:r w:rsidRPr="00D23304" w:rsidDel="0035738C">
          <w:rPr>
            <w:rFonts w:cs="Tahoma"/>
            <w:lang w:val="el-GR" w:eastAsia="el-GR"/>
            <w:rPrChange w:author="Tsoumaka Erasmia" w:date="2023-07-26T10:47:00Z" w:id="997">
              <w:rPr>
                <w:rFonts w:cs="Tahoma"/>
                <w:lang w:eastAsia="el-GR"/>
              </w:rPr>
            </w:rPrChange>
          </w:rPr>
          <w:delText xml:space="preserve"> </w:delText>
        </w:r>
        <w:r w:rsidRPr="00BC5F82" w:rsidDel="0035738C">
          <w:rPr>
            <w:rFonts w:cs="Tahoma"/>
            <w:lang w:eastAsia="el-GR"/>
          </w:rPr>
          <w:delText>of</w:delText>
        </w:r>
        <w:r w:rsidRPr="00D23304" w:rsidDel="0035738C">
          <w:rPr>
            <w:rFonts w:cs="Tahoma"/>
            <w:lang w:val="el-GR" w:eastAsia="el-GR"/>
            <w:rPrChange w:author="Tsoumaka Erasmia" w:date="2023-07-26T10:47:00Z" w:id="998">
              <w:rPr>
                <w:rFonts w:cs="Tahoma"/>
                <w:lang w:eastAsia="el-GR"/>
              </w:rPr>
            </w:rPrChange>
          </w:rPr>
          <w:delText xml:space="preserve"> </w:delText>
        </w:r>
        <w:r w:rsidRPr="00BC5F82" w:rsidDel="0035738C">
          <w:rPr>
            <w:rFonts w:cs="Tahoma"/>
            <w:lang w:eastAsia="el-GR"/>
          </w:rPr>
          <w:delText>a</w:delText>
        </w:r>
        <w:r w:rsidRPr="00D23304" w:rsidDel="0035738C">
          <w:rPr>
            <w:rFonts w:cs="Tahoma"/>
            <w:lang w:val="el-GR" w:eastAsia="el-GR"/>
            <w:rPrChange w:author="Tsoumaka Erasmia" w:date="2023-07-26T10:47:00Z" w:id="999">
              <w:rPr>
                <w:rFonts w:cs="Tahoma"/>
                <w:lang w:eastAsia="el-GR"/>
              </w:rPr>
            </w:rPrChange>
          </w:rPr>
          <w:delText xml:space="preserve"> </w:delText>
        </w:r>
        <w:r w:rsidRPr="00BC5F82" w:rsidDel="0035738C">
          <w:rPr>
            <w:rFonts w:cs="Tahoma"/>
            <w:lang w:eastAsia="el-GR"/>
          </w:rPr>
          <w:delText>set</w:delText>
        </w:r>
        <w:r w:rsidRPr="00D23304" w:rsidDel="0035738C">
          <w:rPr>
            <w:rFonts w:cs="Tahoma"/>
            <w:lang w:val="el-GR" w:eastAsia="el-GR"/>
            <w:rPrChange w:author="Tsoumaka Erasmia" w:date="2023-07-26T10:47:00Z" w:id="1000">
              <w:rPr>
                <w:rFonts w:cs="Tahoma"/>
                <w:lang w:eastAsia="el-GR"/>
              </w:rPr>
            </w:rPrChange>
          </w:rPr>
          <w:delText xml:space="preserve"> </w:delText>
        </w:r>
        <w:r w:rsidRPr="00BC5F82" w:rsidDel="0035738C">
          <w:rPr>
            <w:rFonts w:cs="Tahoma"/>
            <w:lang w:eastAsia="el-GR"/>
          </w:rPr>
          <w:delText>of</w:delText>
        </w:r>
        <w:r w:rsidRPr="00D23304" w:rsidDel="0035738C">
          <w:rPr>
            <w:rFonts w:cs="Tahoma"/>
            <w:lang w:val="el-GR" w:eastAsia="el-GR"/>
            <w:rPrChange w:author="Tsoumaka Erasmia" w:date="2023-07-26T10:47:00Z" w:id="1001">
              <w:rPr>
                <w:rFonts w:cs="Tahoma"/>
                <w:lang w:eastAsia="el-GR"/>
              </w:rPr>
            </w:rPrChange>
          </w:rPr>
          <w:delText xml:space="preserve"> </w:delText>
        </w:r>
        <w:r w:rsidRPr="00BC5F82" w:rsidDel="0035738C">
          <w:rPr>
            <w:rFonts w:cs="Tahoma"/>
            <w:lang w:eastAsia="el-GR"/>
          </w:rPr>
          <w:delText>development</w:delText>
        </w:r>
        <w:r w:rsidRPr="00D23304" w:rsidDel="0035738C">
          <w:rPr>
            <w:rFonts w:cs="Tahoma"/>
            <w:lang w:val="el-GR" w:eastAsia="el-GR"/>
            <w:rPrChange w:author="Tsoumaka Erasmia" w:date="2023-07-26T10:47:00Z" w:id="1002">
              <w:rPr>
                <w:rFonts w:cs="Tahoma"/>
                <w:lang w:eastAsia="el-GR"/>
              </w:rPr>
            </w:rPrChange>
          </w:rPr>
          <w:delText xml:space="preserve"> </w:delText>
        </w:r>
        <w:r w:rsidRPr="00BC5F82" w:rsidDel="0035738C">
          <w:rPr>
            <w:rFonts w:cs="Tahoma"/>
            <w:lang w:eastAsia="el-GR"/>
          </w:rPr>
          <w:delText>tools</w:delText>
        </w:r>
        <w:r w:rsidRPr="00D23304" w:rsidDel="0035738C">
          <w:rPr>
            <w:rFonts w:cs="Tahoma"/>
            <w:lang w:val="el-GR" w:eastAsia="el-GR"/>
            <w:rPrChange w:author="Tsoumaka Erasmia" w:date="2023-07-26T10:47:00Z" w:id="1003">
              <w:rPr>
                <w:rFonts w:cs="Tahoma"/>
                <w:lang w:eastAsia="el-GR"/>
              </w:rPr>
            </w:rPrChange>
          </w:rPr>
          <w:delText xml:space="preserve">, </w:delText>
        </w:r>
        <w:r w:rsidRPr="00BC5F82" w:rsidDel="0035738C">
          <w:rPr>
            <w:rFonts w:cs="Tahoma"/>
            <w:lang w:eastAsia="el-GR"/>
          </w:rPr>
          <w:delText>easy</w:delText>
        </w:r>
        <w:r w:rsidRPr="00D23304" w:rsidDel="0035738C">
          <w:rPr>
            <w:rFonts w:cs="Tahoma"/>
            <w:lang w:val="el-GR" w:eastAsia="el-GR"/>
            <w:rPrChange w:author="Tsoumaka Erasmia" w:date="2023-07-26T10:47:00Z" w:id="1004">
              <w:rPr>
                <w:rFonts w:cs="Tahoma"/>
                <w:lang w:eastAsia="el-GR"/>
              </w:rPr>
            </w:rPrChange>
          </w:rPr>
          <w:delText xml:space="preserve"> </w:delText>
        </w:r>
        <w:r w:rsidRPr="00BC5F82" w:rsidDel="0035738C">
          <w:rPr>
            <w:rFonts w:cs="Tahoma"/>
            <w:lang w:eastAsia="el-GR"/>
          </w:rPr>
          <w:delText>to</w:delText>
        </w:r>
        <w:r w:rsidRPr="00D23304" w:rsidDel="0035738C">
          <w:rPr>
            <w:rFonts w:cs="Tahoma"/>
            <w:lang w:val="el-GR" w:eastAsia="el-GR"/>
            <w:rPrChange w:author="Tsoumaka Erasmia" w:date="2023-07-26T10:47:00Z" w:id="1005">
              <w:rPr>
                <w:rFonts w:cs="Tahoma"/>
                <w:lang w:eastAsia="el-GR"/>
              </w:rPr>
            </w:rPrChange>
          </w:rPr>
          <w:delText xml:space="preserve"> </w:delText>
        </w:r>
        <w:r w:rsidRPr="00BC5F82" w:rsidDel="0035738C">
          <w:rPr>
            <w:rFonts w:cs="Tahoma"/>
            <w:lang w:eastAsia="el-GR"/>
          </w:rPr>
          <w:delText>use</w:delText>
        </w:r>
        <w:r w:rsidRPr="00D23304" w:rsidDel="0035738C">
          <w:rPr>
            <w:rFonts w:cs="Tahoma"/>
            <w:lang w:val="el-GR" w:eastAsia="el-GR"/>
            <w:rPrChange w:author="Tsoumaka Erasmia" w:date="2023-07-26T10:47:00Z" w:id="1006">
              <w:rPr>
                <w:rFonts w:cs="Tahoma"/>
                <w:lang w:eastAsia="el-GR"/>
              </w:rPr>
            </w:rPrChange>
          </w:rPr>
          <w:delText xml:space="preserve">, </w:delText>
        </w:r>
        <w:r w:rsidRPr="00BC5F82" w:rsidDel="0035738C">
          <w:rPr>
            <w:rFonts w:cs="Tahoma"/>
            <w:lang w:eastAsia="el-GR"/>
          </w:rPr>
          <w:delText>accessible</w:delText>
        </w:r>
        <w:r w:rsidRPr="00D23304" w:rsidDel="0035738C">
          <w:rPr>
            <w:rFonts w:cs="Tahoma"/>
            <w:lang w:val="el-GR" w:eastAsia="el-GR"/>
            <w:rPrChange w:author="Tsoumaka Erasmia" w:date="2023-07-26T10:47:00Z" w:id="1007">
              <w:rPr>
                <w:rFonts w:cs="Tahoma"/>
                <w:lang w:eastAsia="el-GR"/>
              </w:rPr>
            </w:rPrChange>
          </w:rPr>
          <w:delText xml:space="preserve"> </w:delText>
        </w:r>
        <w:r w:rsidRPr="00BC5F82" w:rsidDel="0035738C">
          <w:rPr>
            <w:rFonts w:cs="Tahoma"/>
            <w:lang w:eastAsia="el-GR"/>
          </w:rPr>
          <w:delText>and</w:delText>
        </w:r>
        <w:r w:rsidRPr="00D23304" w:rsidDel="0035738C">
          <w:rPr>
            <w:rFonts w:cs="Tahoma"/>
            <w:lang w:val="el-GR" w:eastAsia="el-GR"/>
            <w:rPrChange w:author="Tsoumaka Erasmia" w:date="2023-07-26T10:47:00Z" w:id="1008">
              <w:rPr>
                <w:rFonts w:cs="Tahoma"/>
                <w:lang w:eastAsia="el-GR"/>
              </w:rPr>
            </w:rPrChange>
          </w:rPr>
          <w:delText xml:space="preserve"> </w:delText>
        </w:r>
        <w:r w:rsidRPr="00BC5F82" w:rsidDel="0035738C">
          <w:rPr>
            <w:rFonts w:cs="Tahoma"/>
            <w:lang w:eastAsia="el-GR"/>
          </w:rPr>
          <w:delText>open</w:delText>
        </w:r>
        <w:r w:rsidRPr="00D23304" w:rsidDel="0035738C">
          <w:rPr>
            <w:rFonts w:cs="Tahoma"/>
            <w:lang w:val="el-GR" w:eastAsia="el-GR"/>
            <w:rPrChange w:author="Tsoumaka Erasmia" w:date="2023-07-26T10:47:00Z" w:id="1009">
              <w:rPr>
                <w:rFonts w:cs="Tahoma"/>
                <w:lang w:eastAsia="el-GR"/>
              </w:rPr>
            </w:rPrChange>
          </w:rPr>
          <w:delText xml:space="preserve">. </w:delText>
        </w:r>
        <w:r w:rsidRPr="00BC5F82" w:rsidDel="0035738C">
          <w:rPr>
            <w:rFonts w:cs="Tahoma"/>
            <w:lang w:eastAsia="el-GR"/>
          </w:rPr>
          <w:delText>To</w:delText>
        </w:r>
        <w:r w:rsidRPr="00D23304" w:rsidDel="0035738C">
          <w:rPr>
            <w:rFonts w:cs="Tahoma"/>
            <w:lang w:val="el-GR" w:eastAsia="el-GR"/>
            <w:rPrChange w:author="Tsoumaka Erasmia" w:date="2023-07-26T10:47:00Z" w:id="1010">
              <w:rPr>
                <w:rFonts w:cs="Tahoma"/>
                <w:lang w:eastAsia="el-GR"/>
              </w:rPr>
            </w:rPrChange>
          </w:rPr>
          <w:delText xml:space="preserve"> </w:delText>
        </w:r>
        <w:r w:rsidRPr="00BC5F82" w:rsidDel="0035738C">
          <w:rPr>
            <w:rFonts w:cs="Tahoma"/>
            <w:lang w:eastAsia="el-GR"/>
          </w:rPr>
          <w:delText>this</w:delText>
        </w:r>
        <w:r w:rsidRPr="00D23304" w:rsidDel="0035738C">
          <w:rPr>
            <w:rFonts w:cs="Tahoma"/>
            <w:lang w:val="el-GR" w:eastAsia="el-GR"/>
            <w:rPrChange w:author="Tsoumaka Erasmia" w:date="2023-07-26T10:47:00Z" w:id="1011">
              <w:rPr>
                <w:rFonts w:cs="Tahoma"/>
                <w:lang w:eastAsia="el-GR"/>
              </w:rPr>
            </w:rPrChange>
          </w:rPr>
          <w:delText xml:space="preserve"> </w:delText>
        </w:r>
        <w:r w:rsidRPr="00BC5F82" w:rsidDel="0035738C">
          <w:rPr>
            <w:rFonts w:cs="Tahoma"/>
            <w:lang w:eastAsia="el-GR"/>
          </w:rPr>
          <w:delText>aim</w:delText>
        </w:r>
        <w:r w:rsidRPr="00D23304" w:rsidDel="0035738C">
          <w:rPr>
            <w:rFonts w:cs="Tahoma"/>
            <w:lang w:val="el-GR" w:eastAsia="el-GR"/>
            <w:rPrChange w:author="Tsoumaka Erasmia" w:date="2023-07-26T10:47:00Z" w:id="1012">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13">
              <w:rPr>
                <w:rFonts w:cs="Tahoma"/>
                <w:lang w:eastAsia="el-GR"/>
              </w:rPr>
            </w:rPrChange>
          </w:rPr>
          <w:delText xml:space="preserve"> </w:delText>
        </w:r>
        <w:r w:rsidRPr="00BC5F82" w:rsidDel="0035738C">
          <w:rPr>
            <w:rFonts w:cs="Tahoma"/>
            <w:lang w:eastAsia="el-GR"/>
          </w:rPr>
          <w:delText>platform</w:delText>
        </w:r>
        <w:r w:rsidRPr="00D23304" w:rsidDel="0035738C">
          <w:rPr>
            <w:rFonts w:cs="Tahoma"/>
            <w:lang w:val="el-GR" w:eastAsia="el-GR"/>
            <w:rPrChange w:author="Tsoumaka Erasmia" w:date="2023-07-26T10:47:00Z" w:id="1014">
              <w:rPr>
                <w:rFonts w:cs="Tahoma"/>
                <w:lang w:eastAsia="el-GR"/>
              </w:rPr>
            </w:rPrChange>
          </w:rPr>
          <w:delText xml:space="preserve"> </w:delText>
        </w:r>
        <w:r w:rsidRPr="00BC5F82" w:rsidDel="0035738C">
          <w:rPr>
            <w:rFonts w:cs="Tahoma"/>
            <w:lang w:eastAsia="el-GR"/>
          </w:rPr>
          <w:delText>provides</w:delText>
        </w:r>
        <w:r w:rsidRPr="00D23304" w:rsidDel="0035738C">
          <w:rPr>
            <w:rFonts w:cs="Tahoma"/>
            <w:lang w:val="el-GR" w:eastAsia="el-GR"/>
            <w:rPrChange w:author="Tsoumaka Erasmia" w:date="2023-07-26T10:47:00Z" w:id="1015">
              <w:rPr>
                <w:rFonts w:cs="Tahoma"/>
                <w:lang w:eastAsia="el-GR"/>
              </w:rPr>
            </w:rPrChange>
          </w:rPr>
          <w:delText xml:space="preserve"> </w:delText>
        </w:r>
        <w:r w:rsidRPr="00BC5F82" w:rsidDel="0035738C">
          <w:rPr>
            <w:rFonts w:cs="Tahoma"/>
            <w:lang w:eastAsia="el-GR"/>
          </w:rPr>
          <w:delText>a</w:delText>
        </w:r>
        <w:r w:rsidRPr="00D23304" w:rsidDel="0035738C">
          <w:rPr>
            <w:rFonts w:cs="Tahoma"/>
            <w:lang w:val="el-GR" w:eastAsia="el-GR"/>
            <w:rPrChange w:author="Tsoumaka Erasmia" w:date="2023-07-26T10:47:00Z" w:id="1016">
              <w:rPr>
                <w:rFonts w:cs="Tahoma"/>
                <w:lang w:eastAsia="el-GR"/>
              </w:rPr>
            </w:rPrChange>
          </w:rPr>
          <w:delText xml:space="preserve"> </w:delText>
        </w:r>
        <w:r w:rsidRPr="00BC5F82" w:rsidDel="0035738C">
          <w:rPr>
            <w:rFonts w:cs="Tahoma"/>
            <w:lang w:eastAsia="el-GR"/>
          </w:rPr>
          <w:delText>collaborative</w:delText>
        </w:r>
        <w:r w:rsidRPr="00D23304" w:rsidDel="0035738C">
          <w:rPr>
            <w:rFonts w:cs="Tahoma"/>
            <w:lang w:val="el-GR" w:eastAsia="el-GR"/>
            <w:rPrChange w:author="Tsoumaka Erasmia" w:date="2023-07-26T10:47:00Z" w:id="1017">
              <w:rPr>
                <w:rFonts w:cs="Tahoma"/>
                <w:lang w:eastAsia="el-GR"/>
              </w:rPr>
            </w:rPrChange>
          </w:rPr>
          <w:delText xml:space="preserve"> </w:delText>
        </w:r>
        <w:r w:rsidRPr="00BC5F82" w:rsidDel="0035738C">
          <w:rPr>
            <w:rFonts w:cs="Tahoma"/>
            <w:lang w:eastAsia="el-GR"/>
          </w:rPr>
          <w:delText>environment</w:delText>
        </w:r>
        <w:r w:rsidRPr="00D23304" w:rsidDel="0035738C">
          <w:rPr>
            <w:rFonts w:cs="Tahoma"/>
            <w:lang w:val="el-GR" w:eastAsia="el-GR"/>
            <w:rPrChange w:author="Tsoumaka Erasmia" w:date="2023-07-26T10:47:00Z" w:id="1018">
              <w:rPr>
                <w:rFonts w:cs="Tahoma"/>
                <w:lang w:eastAsia="el-GR"/>
              </w:rPr>
            </w:rPrChange>
          </w:rPr>
          <w:delText xml:space="preserve"> </w:delText>
        </w:r>
        <w:r w:rsidRPr="00BC5F82" w:rsidDel="0035738C">
          <w:rPr>
            <w:rFonts w:cs="Tahoma"/>
            <w:lang w:eastAsia="el-GR"/>
          </w:rPr>
          <w:delText>in</w:delText>
        </w:r>
        <w:r w:rsidRPr="00D23304" w:rsidDel="0035738C">
          <w:rPr>
            <w:rFonts w:cs="Tahoma"/>
            <w:lang w:val="el-GR" w:eastAsia="el-GR"/>
            <w:rPrChange w:author="Tsoumaka Erasmia" w:date="2023-07-26T10:47:00Z" w:id="1019">
              <w:rPr>
                <w:rFonts w:cs="Tahoma"/>
                <w:lang w:eastAsia="el-GR"/>
              </w:rPr>
            </w:rPrChange>
          </w:rPr>
          <w:delText xml:space="preserve"> </w:delText>
        </w:r>
        <w:r w:rsidRPr="00BC5F82" w:rsidDel="0035738C">
          <w:rPr>
            <w:rFonts w:cs="Tahoma"/>
            <w:lang w:eastAsia="el-GR"/>
          </w:rPr>
          <w:delText>which</w:delText>
        </w:r>
        <w:r w:rsidRPr="00D23304" w:rsidDel="0035738C">
          <w:rPr>
            <w:rFonts w:cs="Tahoma"/>
            <w:lang w:val="el-GR" w:eastAsia="el-GR"/>
            <w:rPrChange w:author="Tsoumaka Erasmia" w:date="2023-07-26T10:47:00Z" w:id="1020">
              <w:rPr>
                <w:rFonts w:cs="Tahoma"/>
                <w:lang w:eastAsia="el-GR"/>
              </w:rPr>
            </w:rPrChange>
          </w:rPr>
          <w:delText xml:space="preserve"> </w:delText>
        </w:r>
        <w:r w:rsidRPr="00BC5F82" w:rsidDel="0035738C">
          <w:rPr>
            <w:rFonts w:cs="Tahoma"/>
            <w:lang w:eastAsia="el-GR"/>
          </w:rPr>
          <w:delText>different</w:delText>
        </w:r>
        <w:r w:rsidRPr="00D23304" w:rsidDel="0035738C">
          <w:rPr>
            <w:rFonts w:cs="Tahoma"/>
            <w:lang w:val="el-GR" w:eastAsia="el-GR"/>
            <w:rPrChange w:author="Tsoumaka Erasmia" w:date="2023-07-26T10:47:00Z" w:id="1021">
              <w:rPr>
                <w:rFonts w:cs="Tahoma"/>
                <w:lang w:eastAsia="el-GR"/>
              </w:rPr>
            </w:rPrChange>
          </w:rPr>
          <w:delText xml:space="preserve"> </w:delText>
        </w:r>
        <w:r w:rsidRPr="00BC5F82" w:rsidDel="0035738C">
          <w:rPr>
            <w:rFonts w:cs="Tahoma"/>
            <w:lang w:eastAsia="el-GR"/>
          </w:rPr>
          <w:delText>kinds</w:delText>
        </w:r>
        <w:r w:rsidRPr="00D23304" w:rsidDel="0035738C">
          <w:rPr>
            <w:rFonts w:cs="Tahoma"/>
            <w:lang w:val="el-GR" w:eastAsia="el-GR"/>
            <w:rPrChange w:author="Tsoumaka Erasmia" w:date="2023-07-26T10:47:00Z" w:id="1022">
              <w:rPr>
                <w:rFonts w:cs="Tahoma"/>
                <w:lang w:eastAsia="el-GR"/>
              </w:rPr>
            </w:rPrChange>
          </w:rPr>
          <w:delText xml:space="preserve"> </w:delText>
        </w:r>
        <w:r w:rsidRPr="00BC5F82" w:rsidDel="0035738C">
          <w:rPr>
            <w:rFonts w:cs="Tahoma"/>
            <w:lang w:eastAsia="el-GR"/>
          </w:rPr>
          <w:delText>of</w:delText>
        </w:r>
        <w:r w:rsidRPr="00D23304" w:rsidDel="0035738C">
          <w:rPr>
            <w:rFonts w:cs="Tahoma"/>
            <w:lang w:val="el-GR" w:eastAsia="el-GR"/>
            <w:rPrChange w:author="Tsoumaka Erasmia" w:date="2023-07-26T10:47:00Z" w:id="1023">
              <w:rPr>
                <w:rFonts w:cs="Tahoma"/>
                <w:lang w:eastAsia="el-GR"/>
              </w:rPr>
            </w:rPrChange>
          </w:rPr>
          <w:delText xml:space="preserve"> </w:delText>
        </w:r>
        <w:r w:rsidRPr="00BC5F82" w:rsidDel="0035738C">
          <w:rPr>
            <w:rFonts w:cs="Tahoma"/>
            <w:lang w:eastAsia="el-GR"/>
          </w:rPr>
          <w:delText>stakeholders</w:delText>
        </w:r>
        <w:r w:rsidRPr="00D23304" w:rsidDel="0035738C">
          <w:rPr>
            <w:rFonts w:cs="Tahoma"/>
            <w:lang w:val="el-GR" w:eastAsia="el-GR"/>
            <w:rPrChange w:author="Tsoumaka Erasmia" w:date="2023-07-26T10:47:00Z" w:id="1024">
              <w:rPr>
                <w:rFonts w:cs="Tahoma"/>
                <w:lang w:eastAsia="el-GR"/>
              </w:rPr>
            </w:rPrChange>
          </w:rPr>
          <w:delText xml:space="preserve"> </w:delText>
        </w:r>
        <w:r w:rsidRPr="00BC5F82" w:rsidDel="0035738C">
          <w:rPr>
            <w:rFonts w:cs="Tahoma"/>
            <w:lang w:eastAsia="el-GR"/>
          </w:rPr>
          <w:delText>can</w:delText>
        </w:r>
        <w:r w:rsidRPr="00D23304" w:rsidDel="0035738C">
          <w:rPr>
            <w:rFonts w:cs="Tahoma"/>
            <w:lang w:val="el-GR" w:eastAsia="el-GR"/>
            <w:rPrChange w:author="Tsoumaka Erasmia" w:date="2023-07-26T10:47:00Z" w:id="1025">
              <w:rPr>
                <w:rFonts w:cs="Tahoma"/>
                <w:lang w:eastAsia="el-GR"/>
              </w:rPr>
            </w:rPrChange>
          </w:rPr>
          <w:delText xml:space="preserve"> </w:delText>
        </w:r>
        <w:r w:rsidRPr="00BC5F82" w:rsidDel="0035738C">
          <w:rPr>
            <w:rFonts w:cs="Tahoma"/>
            <w:lang w:eastAsia="el-GR"/>
          </w:rPr>
          <w:delText>mutually</w:delText>
        </w:r>
        <w:r w:rsidRPr="00D23304" w:rsidDel="0035738C">
          <w:rPr>
            <w:rFonts w:cs="Tahoma"/>
            <w:lang w:val="el-GR" w:eastAsia="el-GR"/>
            <w:rPrChange w:author="Tsoumaka Erasmia" w:date="2023-07-26T10:47:00Z" w:id="1026">
              <w:rPr>
                <w:rFonts w:cs="Tahoma"/>
                <w:lang w:eastAsia="el-GR"/>
              </w:rPr>
            </w:rPrChange>
          </w:rPr>
          <w:delText xml:space="preserve"> </w:delText>
        </w:r>
        <w:r w:rsidRPr="00BC5F82" w:rsidDel="0035738C">
          <w:rPr>
            <w:rFonts w:cs="Tahoma"/>
            <w:lang w:eastAsia="el-GR"/>
          </w:rPr>
          <w:delText>collaborate</w:delText>
        </w:r>
        <w:r w:rsidRPr="00D23304" w:rsidDel="0035738C">
          <w:rPr>
            <w:rFonts w:cs="Tahoma"/>
            <w:lang w:val="el-GR" w:eastAsia="el-GR"/>
            <w:rPrChange w:author="Tsoumaka Erasmia" w:date="2023-07-26T10:47:00Z" w:id="1027">
              <w:rPr>
                <w:rFonts w:cs="Tahoma"/>
                <w:lang w:eastAsia="el-GR"/>
              </w:rPr>
            </w:rPrChange>
          </w:rPr>
          <w:delText xml:space="preserve">. </w:delText>
        </w:r>
        <w:r w:rsidRPr="00BC5F82" w:rsidDel="0035738C">
          <w:rPr>
            <w:rFonts w:cs="Tahoma"/>
            <w:lang w:eastAsia="el-GR"/>
          </w:rPr>
          <w:delText>At</w:delText>
        </w:r>
        <w:r w:rsidRPr="00D23304" w:rsidDel="0035738C">
          <w:rPr>
            <w:rFonts w:cs="Tahoma"/>
            <w:lang w:val="el-GR" w:eastAsia="el-GR"/>
            <w:rPrChange w:author="Tsoumaka Erasmia" w:date="2023-07-26T10:47:00Z" w:id="1028">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29">
              <w:rPr>
                <w:rFonts w:cs="Tahoma"/>
                <w:lang w:eastAsia="el-GR"/>
              </w:rPr>
            </w:rPrChange>
          </w:rPr>
          <w:delText xml:space="preserve"> </w:delText>
        </w:r>
        <w:r w:rsidRPr="00BC5F82" w:rsidDel="0035738C">
          <w:rPr>
            <w:rFonts w:cs="Tahoma"/>
            <w:lang w:eastAsia="el-GR"/>
          </w:rPr>
          <w:delText>same</w:delText>
        </w:r>
        <w:r w:rsidRPr="00D23304" w:rsidDel="0035738C">
          <w:rPr>
            <w:rFonts w:cs="Tahoma"/>
            <w:lang w:val="el-GR" w:eastAsia="el-GR"/>
            <w:rPrChange w:author="Tsoumaka Erasmia" w:date="2023-07-26T10:47:00Z" w:id="1030">
              <w:rPr>
                <w:rFonts w:cs="Tahoma"/>
                <w:lang w:eastAsia="el-GR"/>
              </w:rPr>
            </w:rPrChange>
          </w:rPr>
          <w:delText xml:space="preserve"> </w:delText>
        </w:r>
        <w:r w:rsidRPr="00BC5F82" w:rsidDel="0035738C">
          <w:rPr>
            <w:rFonts w:cs="Tahoma"/>
            <w:lang w:eastAsia="el-GR"/>
          </w:rPr>
          <w:delText>time</w:delText>
        </w:r>
        <w:r w:rsidRPr="00D23304" w:rsidDel="0035738C">
          <w:rPr>
            <w:rFonts w:cs="Tahoma"/>
            <w:lang w:val="el-GR" w:eastAsia="el-GR"/>
            <w:rPrChange w:author="Tsoumaka Erasmia" w:date="2023-07-26T10:47:00Z" w:id="1031">
              <w:rPr>
                <w:rFonts w:cs="Tahoma"/>
                <w:lang w:eastAsia="el-GR"/>
              </w:rPr>
            </w:rPrChange>
          </w:rPr>
          <w:delText xml:space="preserve"> </w:delText>
        </w:r>
        <w:r w:rsidRPr="00BC5F82" w:rsidDel="0035738C">
          <w:rPr>
            <w:rFonts w:cs="Tahoma"/>
            <w:lang w:eastAsia="el-GR"/>
          </w:rPr>
          <w:delText>in</w:delText>
        </w:r>
        <w:r w:rsidRPr="00D23304" w:rsidDel="0035738C">
          <w:rPr>
            <w:rFonts w:cs="Tahoma"/>
            <w:lang w:val="el-GR" w:eastAsia="el-GR"/>
            <w:rPrChange w:author="Tsoumaka Erasmia" w:date="2023-07-26T10:47:00Z" w:id="1032">
              <w:rPr>
                <w:rFonts w:cs="Tahoma"/>
                <w:lang w:eastAsia="el-GR"/>
              </w:rPr>
            </w:rPrChange>
          </w:rPr>
          <w:delText xml:space="preserve"> </w:delText>
        </w:r>
        <w:r w:rsidRPr="00BC5F82" w:rsidDel="0035738C">
          <w:rPr>
            <w:rFonts w:cs="Tahoma"/>
            <w:lang w:eastAsia="el-GR"/>
          </w:rPr>
          <w:delText>which</w:delText>
        </w:r>
        <w:r w:rsidRPr="00D23304" w:rsidDel="0035738C">
          <w:rPr>
            <w:rFonts w:cs="Tahoma"/>
            <w:lang w:val="el-GR" w:eastAsia="el-GR"/>
            <w:rPrChange w:author="Tsoumaka Erasmia" w:date="2023-07-26T10:47:00Z" w:id="1033">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34">
              <w:rPr>
                <w:rFonts w:cs="Tahoma"/>
                <w:lang w:eastAsia="el-GR"/>
              </w:rPr>
            </w:rPrChange>
          </w:rPr>
          <w:delText xml:space="preserve"> </w:delText>
        </w:r>
        <w:r w:rsidRPr="00BC5F82" w:rsidDel="0035738C">
          <w:rPr>
            <w:rFonts w:cs="Tahoma"/>
            <w:lang w:eastAsia="el-GR"/>
          </w:rPr>
          <w:delText>setup</w:delText>
        </w:r>
        <w:r w:rsidRPr="00D23304" w:rsidDel="0035738C">
          <w:rPr>
            <w:rFonts w:cs="Tahoma"/>
            <w:lang w:val="el-GR" w:eastAsia="el-GR"/>
            <w:rPrChange w:author="Tsoumaka Erasmia" w:date="2023-07-26T10:47:00Z" w:id="1035">
              <w:rPr>
                <w:rFonts w:cs="Tahoma"/>
                <w:lang w:eastAsia="el-GR"/>
              </w:rPr>
            </w:rPrChange>
          </w:rPr>
          <w:delText xml:space="preserve"> </w:delText>
        </w:r>
        <w:r w:rsidRPr="00BC5F82" w:rsidDel="0035738C">
          <w:rPr>
            <w:rFonts w:cs="Tahoma"/>
            <w:lang w:eastAsia="el-GR"/>
          </w:rPr>
          <w:delText>is</w:delText>
        </w:r>
        <w:r w:rsidRPr="00D23304" w:rsidDel="0035738C">
          <w:rPr>
            <w:rFonts w:cs="Tahoma"/>
            <w:lang w:val="el-GR" w:eastAsia="el-GR"/>
            <w:rPrChange w:author="Tsoumaka Erasmia" w:date="2023-07-26T10:47:00Z" w:id="1036">
              <w:rPr>
                <w:rFonts w:cs="Tahoma"/>
                <w:lang w:eastAsia="el-GR"/>
              </w:rPr>
            </w:rPrChange>
          </w:rPr>
          <w:delText xml:space="preserve"> </w:delText>
        </w:r>
        <w:r w:rsidRPr="00BC5F82" w:rsidDel="0035738C">
          <w:rPr>
            <w:rFonts w:cs="Tahoma"/>
            <w:lang w:eastAsia="el-GR"/>
          </w:rPr>
          <w:delText>created</w:delText>
        </w:r>
        <w:r w:rsidRPr="00D23304" w:rsidDel="0035738C">
          <w:rPr>
            <w:rFonts w:cs="Tahoma"/>
            <w:lang w:val="el-GR" w:eastAsia="el-GR"/>
            <w:rPrChange w:author="Tsoumaka Erasmia" w:date="2023-07-26T10:47:00Z" w:id="1037">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38">
              <w:rPr>
                <w:rFonts w:cs="Tahoma"/>
                <w:lang w:eastAsia="el-GR"/>
              </w:rPr>
            </w:rPrChange>
          </w:rPr>
          <w:delText xml:space="preserve"> </w:delText>
        </w:r>
        <w:r w:rsidRPr="00BC5F82" w:rsidDel="0035738C">
          <w:rPr>
            <w:rFonts w:cs="Tahoma"/>
            <w:lang w:eastAsia="el-GR"/>
          </w:rPr>
          <w:delText>collaboration</w:delText>
        </w:r>
        <w:r w:rsidRPr="00D23304" w:rsidDel="0035738C">
          <w:rPr>
            <w:rFonts w:cs="Tahoma"/>
            <w:lang w:val="el-GR" w:eastAsia="el-GR"/>
            <w:rPrChange w:author="Tsoumaka Erasmia" w:date="2023-07-26T10:47:00Z" w:id="1039">
              <w:rPr>
                <w:rFonts w:cs="Tahoma"/>
                <w:lang w:eastAsia="el-GR"/>
              </w:rPr>
            </w:rPrChange>
          </w:rPr>
          <w:delText xml:space="preserve"> </w:delText>
        </w:r>
        <w:r w:rsidRPr="00BC5F82" w:rsidDel="0035738C">
          <w:rPr>
            <w:rFonts w:cs="Tahoma"/>
            <w:lang w:eastAsia="el-GR"/>
          </w:rPr>
          <w:delText>among</w:delText>
        </w:r>
        <w:r w:rsidRPr="00D23304" w:rsidDel="0035738C">
          <w:rPr>
            <w:rFonts w:cs="Tahoma"/>
            <w:lang w:val="el-GR" w:eastAsia="el-GR"/>
            <w:rPrChange w:author="Tsoumaka Erasmia" w:date="2023-07-26T10:47:00Z" w:id="1040">
              <w:rPr>
                <w:rFonts w:cs="Tahoma"/>
                <w:lang w:eastAsia="el-GR"/>
              </w:rPr>
            </w:rPrChange>
          </w:rPr>
          <w:delText xml:space="preserve"> </w:delText>
        </w:r>
        <w:r w:rsidRPr="00BC5F82" w:rsidDel="0035738C">
          <w:rPr>
            <w:rFonts w:cs="Tahoma"/>
            <w:lang w:eastAsia="el-GR"/>
          </w:rPr>
          <w:delText>stakeholders</w:delText>
        </w:r>
        <w:r w:rsidRPr="00D23304" w:rsidDel="0035738C">
          <w:rPr>
            <w:rFonts w:cs="Tahoma"/>
            <w:lang w:val="el-GR" w:eastAsia="el-GR"/>
            <w:rPrChange w:author="Tsoumaka Erasmia" w:date="2023-07-26T10:47:00Z" w:id="1041">
              <w:rPr>
                <w:rFonts w:cs="Tahoma"/>
                <w:lang w:eastAsia="el-GR"/>
              </w:rPr>
            </w:rPrChange>
          </w:rPr>
          <w:delText xml:space="preserve"> </w:delText>
        </w:r>
        <w:r w:rsidRPr="00BC5F82" w:rsidDel="0035738C">
          <w:rPr>
            <w:rFonts w:cs="Tahoma"/>
            <w:lang w:eastAsia="el-GR"/>
          </w:rPr>
          <w:delText>can</w:delText>
        </w:r>
        <w:r w:rsidRPr="00D23304" w:rsidDel="0035738C">
          <w:rPr>
            <w:rFonts w:cs="Tahoma"/>
            <w:lang w:val="el-GR" w:eastAsia="el-GR"/>
            <w:rPrChange w:author="Tsoumaka Erasmia" w:date="2023-07-26T10:47:00Z" w:id="1042">
              <w:rPr>
                <w:rFonts w:cs="Tahoma"/>
                <w:lang w:eastAsia="el-GR"/>
              </w:rPr>
            </w:rPrChange>
          </w:rPr>
          <w:delText xml:space="preserve"> </w:delText>
        </w:r>
        <w:r w:rsidRPr="00BC5F82" w:rsidDel="0035738C">
          <w:rPr>
            <w:rFonts w:cs="Tahoma"/>
            <w:lang w:eastAsia="el-GR"/>
          </w:rPr>
          <w:delText>start</w:delText>
        </w:r>
        <w:r w:rsidRPr="00D23304" w:rsidDel="0035738C">
          <w:rPr>
            <w:rFonts w:cs="Tahoma"/>
            <w:lang w:val="el-GR" w:eastAsia="el-GR"/>
            <w:rPrChange w:author="Tsoumaka Erasmia" w:date="2023-07-26T10:47:00Z" w:id="1043">
              <w:rPr>
                <w:rFonts w:cs="Tahoma"/>
                <w:lang w:eastAsia="el-GR"/>
              </w:rPr>
            </w:rPrChange>
          </w:rPr>
          <w:delText xml:space="preserve"> </w:delText>
        </w:r>
        <w:r w:rsidRPr="00BC5F82" w:rsidDel="0035738C">
          <w:rPr>
            <w:rFonts w:cs="Tahoma"/>
            <w:lang w:eastAsia="el-GR"/>
          </w:rPr>
          <w:delText>by</w:delText>
        </w:r>
        <w:r w:rsidRPr="00D23304" w:rsidDel="0035738C">
          <w:rPr>
            <w:rFonts w:cs="Tahoma"/>
            <w:lang w:val="el-GR" w:eastAsia="el-GR"/>
            <w:rPrChange w:author="Tsoumaka Erasmia" w:date="2023-07-26T10:47:00Z" w:id="1044">
              <w:rPr>
                <w:rFonts w:cs="Tahoma"/>
                <w:lang w:eastAsia="el-GR"/>
              </w:rPr>
            </w:rPrChange>
          </w:rPr>
          <w:delText xml:space="preserve"> </w:delText>
        </w:r>
        <w:r w:rsidRPr="00BC5F82" w:rsidDel="0035738C">
          <w:rPr>
            <w:rFonts w:cs="Tahoma"/>
            <w:lang w:eastAsia="el-GR"/>
          </w:rPr>
          <w:delText>creating</w:delText>
        </w:r>
        <w:r w:rsidRPr="00D23304" w:rsidDel="0035738C">
          <w:rPr>
            <w:rFonts w:cs="Tahoma"/>
            <w:lang w:val="el-GR" w:eastAsia="el-GR"/>
            <w:rPrChange w:author="Tsoumaka Erasmia" w:date="2023-07-26T10:47:00Z" w:id="1045">
              <w:rPr>
                <w:rFonts w:cs="Tahoma"/>
                <w:lang w:eastAsia="el-GR"/>
              </w:rPr>
            </w:rPrChange>
          </w:rPr>
          <w:delText xml:space="preserve">: </w:delText>
        </w:r>
        <w:r w:rsidRPr="00BC5F82" w:rsidDel="0035738C">
          <w:rPr>
            <w:rFonts w:cs="Tahoma"/>
            <w:lang w:eastAsia="el-GR"/>
          </w:rPr>
          <w:delText>agreements</w:delText>
        </w:r>
        <w:r w:rsidRPr="00D23304" w:rsidDel="0035738C">
          <w:rPr>
            <w:rFonts w:cs="Tahoma"/>
            <w:lang w:val="el-GR" w:eastAsia="el-GR"/>
            <w:rPrChange w:author="Tsoumaka Erasmia" w:date="2023-07-26T10:47:00Z" w:id="1046">
              <w:rPr>
                <w:rFonts w:cs="Tahoma"/>
                <w:lang w:eastAsia="el-GR"/>
              </w:rPr>
            </w:rPrChange>
          </w:rPr>
          <w:delText xml:space="preserve">, </w:delText>
        </w:r>
        <w:r w:rsidRPr="00BC5F82" w:rsidDel="0035738C">
          <w:rPr>
            <w:rFonts w:cs="Tahoma"/>
            <w:lang w:eastAsia="el-GR"/>
          </w:rPr>
          <w:delText>collaborations</w:delText>
        </w:r>
        <w:r w:rsidRPr="00D23304" w:rsidDel="0035738C">
          <w:rPr>
            <w:rFonts w:cs="Tahoma"/>
            <w:lang w:val="el-GR" w:eastAsia="el-GR"/>
            <w:rPrChange w:author="Tsoumaka Erasmia" w:date="2023-07-26T10:47:00Z" w:id="1047">
              <w:rPr>
                <w:rFonts w:cs="Tahoma"/>
                <w:lang w:eastAsia="el-GR"/>
              </w:rPr>
            </w:rPrChange>
          </w:rPr>
          <w:delText xml:space="preserve">, </w:delText>
        </w:r>
        <w:r w:rsidRPr="00BC5F82" w:rsidDel="0035738C">
          <w:rPr>
            <w:rFonts w:cs="Tahoma"/>
            <w:lang w:eastAsia="el-GR"/>
          </w:rPr>
          <w:delText>networking</w:delText>
        </w:r>
        <w:r w:rsidRPr="00D23304" w:rsidDel="0035738C">
          <w:rPr>
            <w:rFonts w:cs="Tahoma"/>
            <w:lang w:val="el-GR" w:eastAsia="el-GR"/>
            <w:rPrChange w:author="Tsoumaka Erasmia" w:date="2023-07-26T10:47:00Z" w:id="1048">
              <w:rPr>
                <w:rFonts w:cs="Tahoma"/>
                <w:lang w:eastAsia="el-GR"/>
              </w:rPr>
            </w:rPrChange>
          </w:rPr>
          <w:delText xml:space="preserve">, </w:delText>
        </w:r>
        <w:r w:rsidRPr="00BC5F82" w:rsidDel="0035738C">
          <w:rPr>
            <w:rFonts w:cs="Tahoma"/>
            <w:lang w:eastAsia="el-GR"/>
          </w:rPr>
          <w:delText>producing</w:delText>
        </w:r>
        <w:r w:rsidRPr="00D23304" w:rsidDel="0035738C">
          <w:rPr>
            <w:rFonts w:cs="Tahoma"/>
            <w:lang w:val="el-GR" w:eastAsia="el-GR"/>
            <w:rPrChange w:author="Tsoumaka Erasmia" w:date="2023-07-26T10:47:00Z" w:id="1049">
              <w:rPr>
                <w:rFonts w:cs="Tahoma"/>
                <w:lang w:eastAsia="el-GR"/>
              </w:rPr>
            </w:rPrChange>
          </w:rPr>
          <w:delText xml:space="preserve"> </w:delText>
        </w:r>
        <w:r w:rsidRPr="00BC5F82" w:rsidDel="0035738C">
          <w:rPr>
            <w:rFonts w:cs="Tahoma"/>
            <w:lang w:eastAsia="el-GR"/>
          </w:rPr>
          <w:delText>tutorials</w:delText>
        </w:r>
        <w:r w:rsidRPr="00D23304" w:rsidDel="0035738C">
          <w:rPr>
            <w:rFonts w:cs="Tahoma"/>
            <w:lang w:val="el-GR" w:eastAsia="el-GR"/>
            <w:rPrChange w:author="Tsoumaka Erasmia" w:date="2023-07-26T10:47:00Z" w:id="1050">
              <w:rPr>
                <w:rFonts w:cs="Tahoma"/>
                <w:lang w:eastAsia="el-GR"/>
              </w:rPr>
            </w:rPrChange>
          </w:rPr>
          <w:delText xml:space="preserve">, </w:delText>
        </w:r>
        <w:r w:rsidRPr="00BC5F82" w:rsidDel="0035738C">
          <w:rPr>
            <w:rFonts w:cs="Tahoma"/>
            <w:lang w:eastAsia="el-GR"/>
          </w:rPr>
          <w:delText>workshops</w:delText>
        </w:r>
        <w:r w:rsidRPr="00D23304" w:rsidDel="0035738C">
          <w:rPr>
            <w:rFonts w:cs="Tahoma"/>
            <w:lang w:val="el-GR" w:eastAsia="el-GR"/>
            <w:rPrChange w:author="Tsoumaka Erasmia" w:date="2023-07-26T10:47:00Z" w:id="1051">
              <w:rPr>
                <w:rFonts w:cs="Tahoma"/>
                <w:lang w:eastAsia="el-GR"/>
              </w:rPr>
            </w:rPrChange>
          </w:rPr>
          <w:delText xml:space="preserve">, </w:delText>
        </w:r>
        <w:r w:rsidRPr="00BC5F82" w:rsidDel="0035738C">
          <w:rPr>
            <w:rFonts w:cs="Tahoma"/>
            <w:lang w:eastAsia="el-GR"/>
          </w:rPr>
          <w:delText>hackathon</w:delText>
        </w:r>
        <w:r w:rsidRPr="00D23304" w:rsidDel="0035738C">
          <w:rPr>
            <w:rFonts w:cs="Tahoma"/>
            <w:lang w:val="el-GR" w:eastAsia="el-GR"/>
            <w:rPrChange w:author="Tsoumaka Erasmia" w:date="2023-07-26T10:47:00Z" w:id="1052">
              <w:rPr>
                <w:rFonts w:cs="Tahoma"/>
                <w:lang w:eastAsia="el-GR"/>
              </w:rPr>
            </w:rPrChange>
          </w:rPr>
          <w:delText xml:space="preserve">, </w:delText>
        </w:r>
        <w:r w:rsidRPr="00BC5F82" w:rsidDel="0035738C">
          <w:rPr>
            <w:rFonts w:cs="Tahoma"/>
            <w:lang w:eastAsia="el-GR"/>
          </w:rPr>
          <w:delText>etc</w:delText>
        </w:r>
        <w:r w:rsidRPr="00D23304" w:rsidDel="0035738C">
          <w:rPr>
            <w:rFonts w:cs="Tahoma"/>
            <w:lang w:val="el-GR" w:eastAsia="el-GR"/>
            <w:rPrChange w:author="Tsoumaka Erasmia" w:date="2023-07-26T10:47:00Z" w:id="1053">
              <w:rPr>
                <w:rFonts w:cs="Tahoma"/>
                <w:lang w:eastAsia="el-GR"/>
              </w:rPr>
            </w:rPrChange>
          </w:rPr>
          <w:delText xml:space="preserve">., </w:delText>
        </w:r>
        <w:r w:rsidRPr="00BC5F82" w:rsidDel="0035738C">
          <w:rPr>
            <w:rFonts w:cs="Tahoma"/>
            <w:lang w:eastAsia="el-GR"/>
          </w:rPr>
          <w:delText>to</w:delText>
        </w:r>
        <w:r w:rsidRPr="00D23304" w:rsidDel="0035738C">
          <w:rPr>
            <w:rFonts w:cs="Tahoma"/>
            <w:lang w:val="el-GR" w:eastAsia="el-GR"/>
            <w:rPrChange w:author="Tsoumaka Erasmia" w:date="2023-07-26T10:47:00Z" w:id="1054">
              <w:rPr>
                <w:rFonts w:cs="Tahoma"/>
                <w:lang w:eastAsia="el-GR"/>
              </w:rPr>
            </w:rPrChange>
          </w:rPr>
          <w:delText xml:space="preserve"> </w:delText>
        </w:r>
        <w:r w:rsidRPr="00BC5F82" w:rsidDel="0035738C">
          <w:rPr>
            <w:rFonts w:cs="Tahoma"/>
            <w:lang w:eastAsia="el-GR"/>
          </w:rPr>
          <w:delText>arrive</w:delText>
        </w:r>
        <w:r w:rsidRPr="00D23304" w:rsidDel="0035738C">
          <w:rPr>
            <w:rFonts w:cs="Tahoma"/>
            <w:lang w:val="el-GR" w:eastAsia="el-GR"/>
            <w:rPrChange w:author="Tsoumaka Erasmia" w:date="2023-07-26T10:47:00Z" w:id="1055">
              <w:rPr>
                <w:rFonts w:cs="Tahoma"/>
                <w:lang w:eastAsia="el-GR"/>
              </w:rPr>
            </w:rPrChange>
          </w:rPr>
          <w:delText xml:space="preserve"> </w:delText>
        </w:r>
        <w:r w:rsidRPr="00BC5F82" w:rsidDel="0035738C">
          <w:rPr>
            <w:rFonts w:cs="Tahoma"/>
            <w:lang w:eastAsia="el-GR"/>
          </w:rPr>
          <w:delText>at</w:delText>
        </w:r>
        <w:r w:rsidRPr="00D23304" w:rsidDel="0035738C">
          <w:rPr>
            <w:rFonts w:cs="Tahoma"/>
            <w:lang w:val="el-GR" w:eastAsia="el-GR"/>
            <w:rPrChange w:author="Tsoumaka Erasmia" w:date="2023-07-26T10:47:00Z" w:id="1056">
              <w:rPr>
                <w:rFonts w:cs="Tahoma"/>
                <w:lang w:eastAsia="el-GR"/>
              </w:rPr>
            </w:rPrChange>
          </w:rPr>
          <w:delText xml:space="preserve"> </w:delText>
        </w:r>
        <w:r w:rsidRPr="00BC5F82" w:rsidDel="0035738C">
          <w:rPr>
            <w:rFonts w:cs="Tahoma"/>
            <w:lang w:eastAsia="el-GR"/>
          </w:rPr>
          <w:delText>involving</w:delText>
        </w:r>
        <w:r w:rsidRPr="00D23304" w:rsidDel="0035738C">
          <w:rPr>
            <w:rFonts w:cs="Tahoma"/>
            <w:lang w:val="el-GR" w:eastAsia="el-GR"/>
            <w:rPrChange w:author="Tsoumaka Erasmia" w:date="2023-07-26T10:47:00Z" w:id="1057">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58">
              <w:rPr>
                <w:rFonts w:cs="Tahoma"/>
                <w:lang w:eastAsia="el-GR"/>
              </w:rPr>
            </w:rPrChange>
          </w:rPr>
          <w:delText xml:space="preserve"> </w:delText>
        </w:r>
        <w:r w:rsidRPr="00BC5F82" w:rsidDel="0035738C">
          <w:rPr>
            <w:rFonts w:cs="Tahoma"/>
            <w:lang w:eastAsia="el-GR"/>
          </w:rPr>
          <w:delText>stakeholders</w:delText>
        </w:r>
        <w:r w:rsidRPr="00D23304" w:rsidDel="0035738C">
          <w:rPr>
            <w:rFonts w:cs="Tahoma"/>
            <w:lang w:val="el-GR" w:eastAsia="el-GR"/>
            <w:rPrChange w:author="Tsoumaka Erasmia" w:date="2023-07-26T10:47:00Z" w:id="1059">
              <w:rPr>
                <w:rFonts w:cs="Tahoma"/>
                <w:lang w:eastAsia="el-GR"/>
              </w:rPr>
            </w:rPrChange>
          </w:rPr>
          <w:delText xml:space="preserve"> </w:delText>
        </w:r>
        <w:r w:rsidRPr="00BC5F82" w:rsidDel="0035738C">
          <w:rPr>
            <w:rFonts w:cs="Tahoma"/>
            <w:lang w:eastAsia="el-GR"/>
          </w:rPr>
          <w:delText>around</w:delText>
        </w:r>
        <w:r w:rsidRPr="00D23304" w:rsidDel="0035738C">
          <w:rPr>
            <w:rFonts w:cs="Tahoma"/>
            <w:lang w:val="el-GR" w:eastAsia="el-GR"/>
            <w:rPrChange w:author="Tsoumaka Erasmia" w:date="2023-07-26T10:47:00Z" w:id="1060">
              <w:rPr>
                <w:rFonts w:cs="Tahoma"/>
                <w:lang w:eastAsia="el-GR"/>
              </w:rPr>
            </w:rPrChange>
          </w:rPr>
          <w:delText xml:space="preserve"> </w:delText>
        </w:r>
        <w:r w:rsidRPr="00BC5F82" w:rsidDel="0035738C">
          <w:rPr>
            <w:rFonts w:cs="Tahoma"/>
            <w:lang w:eastAsia="el-GR"/>
          </w:rPr>
          <w:delText>use</w:delText>
        </w:r>
        <w:r w:rsidRPr="00D23304" w:rsidDel="0035738C">
          <w:rPr>
            <w:rFonts w:cs="Tahoma"/>
            <w:lang w:val="el-GR" w:eastAsia="el-GR"/>
            <w:rPrChange w:author="Tsoumaka Erasmia" w:date="2023-07-26T10:47:00Z" w:id="1061">
              <w:rPr>
                <w:rFonts w:cs="Tahoma"/>
                <w:lang w:eastAsia="el-GR"/>
              </w:rPr>
            </w:rPrChange>
          </w:rPr>
          <w:delText xml:space="preserve"> </w:delText>
        </w:r>
        <w:r w:rsidRPr="00BC5F82" w:rsidDel="0035738C">
          <w:rPr>
            <w:rFonts w:cs="Tahoma"/>
            <w:lang w:eastAsia="el-GR"/>
          </w:rPr>
          <w:delText>cases</w:delText>
        </w:r>
        <w:r w:rsidRPr="00D23304" w:rsidDel="0035738C">
          <w:rPr>
            <w:rFonts w:cs="Tahoma"/>
            <w:lang w:val="el-GR" w:eastAsia="el-GR"/>
            <w:rPrChange w:author="Tsoumaka Erasmia" w:date="2023-07-26T10:47:00Z" w:id="1062">
              <w:rPr>
                <w:rFonts w:cs="Tahoma"/>
                <w:lang w:eastAsia="el-GR"/>
              </w:rPr>
            </w:rPrChange>
          </w:rPr>
          <w:delText xml:space="preserve">, </w:delText>
        </w:r>
        <w:r w:rsidRPr="00BC5F82" w:rsidDel="0035738C">
          <w:rPr>
            <w:rFonts w:cs="Tahoma"/>
            <w:lang w:eastAsia="el-GR"/>
          </w:rPr>
          <w:delText>and</w:delText>
        </w:r>
        <w:r w:rsidRPr="00D23304" w:rsidDel="0035738C">
          <w:rPr>
            <w:rFonts w:cs="Tahoma"/>
            <w:lang w:val="el-GR" w:eastAsia="el-GR"/>
            <w:rPrChange w:author="Tsoumaka Erasmia" w:date="2023-07-26T10:47:00Z" w:id="1063">
              <w:rPr>
                <w:rFonts w:cs="Tahoma"/>
                <w:lang w:eastAsia="el-GR"/>
              </w:rPr>
            </w:rPrChange>
          </w:rPr>
          <w:delText xml:space="preserve"> </w:delText>
        </w:r>
        <w:r w:rsidRPr="00BC5F82" w:rsidDel="0035738C">
          <w:rPr>
            <w:rFonts w:cs="Tahoma"/>
            <w:lang w:eastAsia="el-GR"/>
          </w:rPr>
          <w:delText>finally</w:delText>
        </w:r>
        <w:r w:rsidRPr="00D23304" w:rsidDel="0035738C">
          <w:rPr>
            <w:rFonts w:cs="Tahoma"/>
            <w:lang w:val="el-GR" w:eastAsia="el-GR"/>
            <w:rPrChange w:author="Tsoumaka Erasmia" w:date="2023-07-26T10:47:00Z" w:id="1064">
              <w:rPr>
                <w:rFonts w:cs="Tahoma"/>
                <w:lang w:eastAsia="el-GR"/>
              </w:rPr>
            </w:rPrChange>
          </w:rPr>
          <w:delText xml:space="preserve"> </w:delText>
        </w:r>
        <w:r w:rsidRPr="00BC5F82" w:rsidDel="0035738C">
          <w:rPr>
            <w:rFonts w:cs="Tahoma"/>
            <w:lang w:eastAsia="el-GR"/>
          </w:rPr>
          <w:delText>to</w:delText>
        </w:r>
        <w:r w:rsidRPr="00D23304" w:rsidDel="0035738C">
          <w:rPr>
            <w:rFonts w:cs="Tahoma"/>
            <w:lang w:val="el-GR" w:eastAsia="el-GR"/>
            <w:rPrChange w:author="Tsoumaka Erasmia" w:date="2023-07-26T10:47:00Z" w:id="1065">
              <w:rPr>
                <w:rFonts w:cs="Tahoma"/>
                <w:lang w:eastAsia="el-GR"/>
              </w:rPr>
            </w:rPrChange>
          </w:rPr>
          <w:delText xml:space="preserve"> </w:delText>
        </w:r>
        <w:r w:rsidRPr="00BC5F82" w:rsidDel="0035738C">
          <w:rPr>
            <w:rFonts w:cs="Tahoma"/>
            <w:lang w:eastAsia="el-GR"/>
          </w:rPr>
          <w:delText>sign</w:delText>
        </w:r>
        <w:r w:rsidRPr="00D23304" w:rsidDel="0035738C">
          <w:rPr>
            <w:rFonts w:cs="Tahoma"/>
            <w:lang w:val="el-GR" w:eastAsia="el-GR"/>
            <w:rPrChange w:author="Tsoumaka Erasmia" w:date="2023-07-26T10:47:00Z" w:id="1066">
              <w:rPr>
                <w:rFonts w:cs="Tahoma"/>
                <w:lang w:eastAsia="el-GR"/>
              </w:rPr>
            </w:rPrChange>
          </w:rPr>
          <w:delText xml:space="preserve"> </w:delText>
        </w:r>
        <w:r w:rsidRPr="00BC5F82" w:rsidDel="0035738C">
          <w:rPr>
            <w:rFonts w:cs="Tahoma"/>
            <w:lang w:eastAsia="el-GR"/>
          </w:rPr>
          <w:delText>contracts</w:delText>
        </w:r>
        <w:r w:rsidRPr="00D23304" w:rsidDel="0035738C">
          <w:rPr>
            <w:rFonts w:cs="Tahoma"/>
            <w:lang w:val="el-GR" w:eastAsia="el-GR"/>
            <w:rPrChange w:author="Tsoumaka Erasmia" w:date="2023-07-26T10:47:00Z" w:id="1067">
              <w:rPr>
                <w:rFonts w:cs="Tahoma"/>
                <w:lang w:eastAsia="el-GR"/>
              </w:rPr>
            </w:rPrChange>
          </w:rPr>
          <w:delText xml:space="preserve"> </w:delText>
        </w:r>
        <w:r w:rsidRPr="00BC5F82" w:rsidDel="0035738C">
          <w:rPr>
            <w:rFonts w:cs="Tahoma"/>
            <w:lang w:eastAsia="el-GR"/>
          </w:rPr>
          <w:delText>of</w:delText>
        </w:r>
        <w:r w:rsidRPr="00D23304" w:rsidDel="0035738C">
          <w:rPr>
            <w:rFonts w:cs="Tahoma"/>
            <w:lang w:val="el-GR" w:eastAsia="el-GR"/>
            <w:rPrChange w:author="Tsoumaka Erasmia" w:date="2023-07-26T10:47:00Z" w:id="1068">
              <w:rPr>
                <w:rFonts w:cs="Tahoma"/>
                <w:lang w:eastAsia="el-GR"/>
              </w:rPr>
            </w:rPrChange>
          </w:rPr>
          <w:delText xml:space="preserve"> </w:delText>
        </w:r>
        <w:r w:rsidRPr="00BC5F82" w:rsidDel="0035738C">
          <w:rPr>
            <w:rFonts w:cs="Tahoma"/>
            <w:lang w:eastAsia="el-GR"/>
          </w:rPr>
          <w:delText>partnership</w:delText>
        </w:r>
        <w:r w:rsidRPr="00D23304" w:rsidDel="0035738C">
          <w:rPr>
            <w:rFonts w:cs="Tahoma"/>
            <w:lang w:val="el-GR" w:eastAsia="el-GR"/>
            <w:rPrChange w:author="Tsoumaka Erasmia" w:date="2023-07-26T10:47:00Z" w:id="1069">
              <w:rPr>
                <w:rFonts w:cs="Tahoma"/>
                <w:lang w:eastAsia="el-GR"/>
              </w:rPr>
            </w:rPrChange>
          </w:rPr>
          <w:delText xml:space="preserve">, </w:delText>
        </w:r>
        <w:r w:rsidRPr="00BC5F82" w:rsidDel="0035738C">
          <w:rPr>
            <w:rFonts w:cs="Tahoma"/>
            <w:lang w:eastAsia="el-GR"/>
          </w:rPr>
          <w:delText>licensing</w:delText>
        </w:r>
        <w:r w:rsidRPr="00D23304" w:rsidDel="0035738C">
          <w:rPr>
            <w:rFonts w:cs="Tahoma"/>
            <w:lang w:val="el-GR" w:eastAsia="el-GR"/>
            <w:rPrChange w:author="Tsoumaka Erasmia" w:date="2023-07-26T10:47:00Z" w:id="1070">
              <w:rPr>
                <w:rFonts w:cs="Tahoma"/>
                <w:lang w:eastAsia="el-GR"/>
              </w:rPr>
            </w:rPrChange>
          </w:rPr>
          <w:delText xml:space="preserve">, </w:delText>
        </w:r>
        <w:r w:rsidRPr="00BC5F82" w:rsidDel="0035738C">
          <w:rPr>
            <w:rFonts w:cs="Tahoma"/>
            <w:lang w:eastAsia="el-GR"/>
          </w:rPr>
          <w:delText>etc</w:delText>
        </w:r>
        <w:r w:rsidRPr="00D23304" w:rsidDel="0035738C">
          <w:rPr>
            <w:rFonts w:cs="Tahoma"/>
            <w:lang w:val="el-GR" w:eastAsia="el-GR"/>
            <w:rPrChange w:author="Tsoumaka Erasmia" w:date="2023-07-26T10:47:00Z" w:id="1071">
              <w:rPr>
                <w:rFonts w:cs="Tahoma"/>
                <w:lang w:eastAsia="el-GR"/>
              </w:rPr>
            </w:rPrChange>
          </w:rPr>
          <w:delText xml:space="preserve">. </w:delText>
        </w:r>
        <w:r w:rsidRPr="00BC5F82" w:rsidDel="0035738C">
          <w:rPr>
            <w:rFonts w:cs="Tahoma"/>
            <w:lang w:eastAsia="el-GR"/>
          </w:rPr>
          <w:delText>Thus</w:delText>
        </w:r>
        <w:r w:rsidRPr="00D23304" w:rsidDel="0035738C">
          <w:rPr>
            <w:rFonts w:cs="Tahoma"/>
            <w:lang w:val="el-GR" w:eastAsia="el-GR"/>
            <w:rPrChange w:author="Tsoumaka Erasmia" w:date="2023-07-26T10:47:00Z" w:id="1072">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73">
              <w:rPr>
                <w:rFonts w:cs="Tahoma"/>
                <w:lang w:eastAsia="el-GR"/>
              </w:rPr>
            </w:rPrChange>
          </w:rPr>
          <w:delText xml:space="preserve"> </w:delText>
        </w:r>
        <w:r w:rsidRPr="00BC5F82" w:rsidDel="0035738C">
          <w:rPr>
            <w:rFonts w:cs="Tahoma"/>
            <w:lang w:eastAsia="el-GR"/>
          </w:rPr>
          <w:delText>delivering</w:delText>
        </w:r>
        <w:r w:rsidRPr="00D23304" w:rsidDel="0035738C">
          <w:rPr>
            <w:rFonts w:cs="Tahoma"/>
            <w:lang w:val="el-GR" w:eastAsia="el-GR"/>
            <w:rPrChange w:author="Tsoumaka Erasmia" w:date="2023-07-26T10:47:00Z" w:id="1074">
              <w:rPr>
                <w:rFonts w:cs="Tahoma"/>
                <w:lang w:eastAsia="el-GR"/>
              </w:rPr>
            </w:rPrChange>
          </w:rPr>
          <w:delText xml:space="preserve"> </w:delText>
        </w:r>
        <w:r w:rsidRPr="00BC5F82" w:rsidDel="0035738C">
          <w:rPr>
            <w:rFonts w:cs="Tahoma"/>
            <w:lang w:eastAsia="el-GR"/>
          </w:rPr>
          <w:delText>of</w:delText>
        </w:r>
        <w:r w:rsidRPr="00D23304" w:rsidDel="0035738C">
          <w:rPr>
            <w:rFonts w:cs="Tahoma"/>
            <w:lang w:val="el-GR" w:eastAsia="el-GR"/>
            <w:rPrChange w:author="Tsoumaka Erasmia" w:date="2023-07-26T10:47:00Z" w:id="1075">
              <w:rPr>
                <w:rFonts w:cs="Tahoma"/>
                <w:lang w:eastAsia="el-GR"/>
              </w:rPr>
            </w:rPrChange>
          </w:rPr>
          <w:delText xml:space="preserve"> </w:delText>
        </w:r>
        <w:r w:rsidRPr="00BC5F82" w:rsidDel="0035738C">
          <w:rPr>
            <w:rFonts w:cs="Tahoma"/>
            <w:lang w:eastAsia="el-GR"/>
          </w:rPr>
          <w:delText>specific</w:delText>
        </w:r>
        <w:r w:rsidRPr="00D23304" w:rsidDel="0035738C">
          <w:rPr>
            <w:rFonts w:cs="Tahoma"/>
            <w:lang w:val="el-GR" w:eastAsia="el-GR"/>
            <w:rPrChange w:author="Tsoumaka Erasmia" w:date="2023-07-26T10:47:00Z" w:id="1076">
              <w:rPr>
                <w:rFonts w:cs="Tahoma"/>
                <w:lang w:eastAsia="el-GR"/>
              </w:rPr>
            </w:rPrChange>
          </w:rPr>
          <w:delText xml:space="preserve"> </w:delText>
        </w:r>
        <w:r w:rsidRPr="00BC5F82" w:rsidDel="0035738C">
          <w:rPr>
            <w:rFonts w:cs="Tahoma"/>
            <w:lang w:eastAsia="el-GR"/>
          </w:rPr>
          <w:delText>solutions</w:delText>
        </w:r>
        <w:r w:rsidRPr="00D23304" w:rsidDel="0035738C">
          <w:rPr>
            <w:rFonts w:cs="Tahoma"/>
            <w:lang w:val="el-GR" w:eastAsia="el-GR"/>
            <w:rPrChange w:author="Tsoumaka Erasmia" w:date="2023-07-26T10:47:00Z" w:id="1077">
              <w:rPr>
                <w:rFonts w:cs="Tahoma"/>
                <w:lang w:eastAsia="el-GR"/>
              </w:rPr>
            </w:rPrChange>
          </w:rPr>
          <w:delText xml:space="preserve"> </w:delText>
        </w:r>
        <w:r w:rsidRPr="00BC5F82" w:rsidDel="0035738C">
          <w:rPr>
            <w:rFonts w:cs="Tahoma"/>
            <w:lang w:eastAsia="el-GR"/>
          </w:rPr>
          <w:delText>to</w:delText>
        </w:r>
        <w:r w:rsidRPr="00D23304" w:rsidDel="0035738C">
          <w:rPr>
            <w:rFonts w:cs="Tahoma"/>
            <w:lang w:val="el-GR" w:eastAsia="el-GR"/>
            <w:rPrChange w:author="Tsoumaka Erasmia" w:date="2023-07-26T10:47:00Z" w:id="1078">
              <w:rPr>
                <w:rFonts w:cs="Tahoma"/>
                <w:lang w:eastAsia="el-GR"/>
              </w:rPr>
            </w:rPrChange>
          </w:rPr>
          <w:delText xml:space="preserve"> </w:delText>
        </w:r>
        <w:r w:rsidRPr="00BC5F82" w:rsidDel="0035738C">
          <w:rPr>
            <w:rFonts w:cs="Tahoma"/>
            <w:lang w:eastAsia="el-GR"/>
          </w:rPr>
          <w:delText>city</w:delText>
        </w:r>
        <w:r w:rsidRPr="00D23304" w:rsidDel="0035738C">
          <w:rPr>
            <w:rFonts w:cs="Tahoma"/>
            <w:lang w:val="el-GR" w:eastAsia="el-GR"/>
            <w:rPrChange w:author="Tsoumaka Erasmia" w:date="2023-07-26T10:47:00Z" w:id="1079">
              <w:rPr>
                <w:rFonts w:cs="Tahoma"/>
                <w:lang w:eastAsia="el-GR"/>
              </w:rPr>
            </w:rPrChange>
          </w:rPr>
          <w:delText xml:space="preserve"> </w:delText>
        </w:r>
        <w:r w:rsidRPr="00BC5F82" w:rsidDel="0035738C">
          <w:rPr>
            <w:rFonts w:cs="Tahoma"/>
            <w:lang w:eastAsia="el-GR"/>
          </w:rPr>
          <w:delText>users</w:delText>
        </w:r>
        <w:r w:rsidRPr="00D23304" w:rsidDel="0035738C">
          <w:rPr>
            <w:rFonts w:cs="Tahoma"/>
            <w:lang w:val="el-GR" w:eastAsia="el-GR"/>
            <w:rPrChange w:author="Tsoumaka Erasmia" w:date="2023-07-26T10:47:00Z" w:id="1080">
              <w:rPr>
                <w:rFonts w:cs="Tahoma"/>
                <w:lang w:eastAsia="el-GR"/>
              </w:rPr>
            </w:rPrChange>
          </w:rPr>
          <w:delText xml:space="preserve">, </w:delText>
        </w:r>
        <w:r w:rsidRPr="00BC5F82" w:rsidDel="0035738C">
          <w:rPr>
            <w:rFonts w:cs="Tahoma"/>
            <w:lang w:eastAsia="el-GR"/>
          </w:rPr>
          <w:delText>operators</w:delText>
        </w:r>
        <w:r w:rsidRPr="00D23304" w:rsidDel="0035738C">
          <w:rPr>
            <w:rFonts w:cs="Tahoma"/>
            <w:lang w:val="el-GR" w:eastAsia="el-GR"/>
            <w:rPrChange w:author="Tsoumaka Erasmia" w:date="2023-07-26T10:47:00Z" w:id="1081">
              <w:rPr>
                <w:rFonts w:cs="Tahoma"/>
                <w:lang w:eastAsia="el-GR"/>
              </w:rPr>
            </w:rPrChange>
          </w:rPr>
          <w:delText xml:space="preserve">, </w:delText>
        </w:r>
        <w:r w:rsidRPr="00BC5F82" w:rsidDel="0035738C">
          <w:rPr>
            <w:rFonts w:cs="Tahoma"/>
            <w:lang w:eastAsia="el-GR"/>
          </w:rPr>
          <w:delText>etc</w:delText>
        </w:r>
        <w:r w:rsidRPr="00D23304" w:rsidDel="0035738C">
          <w:rPr>
            <w:rFonts w:cs="Tahoma"/>
            <w:lang w:val="el-GR" w:eastAsia="el-GR"/>
            <w:rPrChange w:author="Tsoumaka Erasmia" w:date="2023-07-26T10:47:00Z" w:id="1082">
              <w:rPr>
                <w:rFonts w:cs="Tahoma"/>
                <w:lang w:eastAsia="el-GR"/>
              </w:rPr>
            </w:rPrChange>
          </w:rPr>
          <w:delText xml:space="preserve">., </w:delText>
        </w:r>
        <w:r w:rsidRPr="00BC5F82" w:rsidDel="0035738C">
          <w:rPr>
            <w:rFonts w:cs="Tahoma"/>
            <w:lang w:eastAsia="el-GR"/>
          </w:rPr>
          <w:delText>is</w:delText>
        </w:r>
        <w:r w:rsidRPr="00D23304" w:rsidDel="0035738C">
          <w:rPr>
            <w:rFonts w:cs="Tahoma"/>
            <w:lang w:val="el-GR" w:eastAsia="el-GR"/>
            <w:rPrChange w:author="Tsoumaka Erasmia" w:date="2023-07-26T10:47:00Z" w:id="1083">
              <w:rPr>
                <w:rFonts w:cs="Tahoma"/>
                <w:lang w:eastAsia="el-GR"/>
              </w:rPr>
            </w:rPrChange>
          </w:rPr>
          <w:delText xml:space="preserve"> </w:delText>
        </w:r>
        <w:r w:rsidRPr="00BC5F82" w:rsidDel="0035738C">
          <w:rPr>
            <w:rFonts w:cs="Tahoma"/>
            <w:lang w:eastAsia="el-GR"/>
          </w:rPr>
          <w:delText>becoming</w:delText>
        </w:r>
        <w:r w:rsidRPr="00D23304" w:rsidDel="0035738C">
          <w:rPr>
            <w:rFonts w:cs="Tahoma"/>
            <w:lang w:val="el-GR" w:eastAsia="el-GR"/>
            <w:rPrChange w:author="Tsoumaka Erasmia" w:date="2023-07-26T10:47:00Z" w:id="1084">
              <w:rPr>
                <w:rFonts w:cs="Tahoma"/>
                <w:lang w:eastAsia="el-GR"/>
              </w:rPr>
            </w:rPrChange>
          </w:rPr>
          <w:delText xml:space="preserve"> </w:delText>
        </w:r>
        <w:r w:rsidRPr="00BC5F82" w:rsidDel="0035738C">
          <w:rPr>
            <w:rFonts w:cs="Tahoma"/>
            <w:lang w:eastAsia="el-GR"/>
          </w:rPr>
          <w:delText>possible</w:delText>
        </w:r>
        <w:r w:rsidRPr="00D23304" w:rsidDel="0035738C">
          <w:rPr>
            <w:rFonts w:cs="Tahoma"/>
            <w:lang w:val="el-GR" w:eastAsia="el-GR"/>
            <w:rPrChange w:author="Tsoumaka Erasmia" w:date="2023-07-26T10:47:00Z" w:id="1085">
              <w:rPr>
                <w:rFonts w:cs="Tahoma"/>
                <w:lang w:eastAsia="el-GR"/>
              </w:rPr>
            </w:rPrChange>
          </w:rPr>
          <w:delText xml:space="preserve">. </w:delText>
        </w:r>
        <w:r w:rsidRPr="00BC5F82" w:rsidDel="0035738C">
          <w:rPr>
            <w:rFonts w:cs="Tahoma"/>
            <w:lang w:eastAsia="el-GR"/>
          </w:rPr>
          <w:delText>This</w:delText>
        </w:r>
        <w:r w:rsidRPr="00D23304" w:rsidDel="0035738C">
          <w:rPr>
            <w:rFonts w:cs="Tahoma"/>
            <w:lang w:val="el-GR" w:eastAsia="el-GR"/>
            <w:rPrChange w:author="Tsoumaka Erasmia" w:date="2023-07-26T10:47:00Z" w:id="1086">
              <w:rPr>
                <w:rFonts w:cs="Tahoma"/>
                <w:lang w:eastAsia="el-GR"/>
              </w:rPr>
            </w:rPrChange>
          </w:rPr>
          <w:delText xml:space="preserve"> </w:delText>
        </w:r>
        <w:r w:rsidRPr="00BC5F82" w:rsidDel="0035738C">
          <w:rPr>
            <w:rFonts w:cs="Tahoma"/>
            <w:lang w:eastAsia="el-GR"/>
          </w:rPr>
          <w:delText>process</w:delText>
        </w:r>
        <w:r w:rsidRPr="00D23304" w:rsidDel="0035738C">
          <w:rPr>
            <w:rFonts w:cs="Tahoma"/>
            <w:lang w:val="el-GR" w:eastAsia="el-GR"/>
            <w:rPrChange w:author="Tsoumaka Erasmia" w:date="2023-07-26T10:47:00Z" w:id="1087">
              <w:rPr>
                <w:rFonts w:cs="Tahoma"/>
                <w:lang w:eastAsia="el-GR"/>
              </w:rPr>
            </w:rPrChange>
          </w:rPr>
          <w:delText xml:space="preserve"> </w:delText>
        </w:r>
        <w:r w:rsidRPr="00BC5F82" w:rsidDel="0035738C">
          <w:rPr>
            <w:rFonts w:cs="Tahoma"/>
            <w:lang w:eastAsia="el-GR"/>
          </w:rPr>
          <w:delText>should</w:delText>
        </w:r>
        <w:r w:rsidRPr="00D23304" w:rsidDel="0035738C">
          <w:rPr>
            <w:rFonts w:cs="Tahoma"/>
            <w:lang w:val="el-GR" w:eastAsia="el-GR"/>
            <w:rPrChange w:author="Tsoumaka Erasmia" w:date="2023-07-26T10:47:00Z" w:id="1088">
              <w:rPr>
                <w:rFonts w:cs="Tahoma"/>
                <w:lang w:eastAsia="el-GR"/>
              </w:rPr>
            </w:rPrChange>
          </w:rPr>
          <w:delText xml:space="preserve"> </w:delText>
        </w:r>
        <w:r w:rsidRPr="00BC5F82" w:rsidDel="0035738C">
          <w:rPr>
            <w:rFonts w:cs="Tahoma"/>
            <w:lang w:eastAsia="el-GR"/>
          </w:rPr>
          <w:delText>be</w:delText>
        </w:r>
        <w:r w:rsidRPr="00D23304" w:rsidDel="0035738C">
          <w:rPr>
            <w:rFonts w:cs="Tahoma"/>
            <w:lang w:val="el-GR" w:eastAsia="el-GR"/>
            <w:rPrChange w:author="Tsoumaka Erasmia" w:date="2023-07-26T10:47:00Z" w:id="1089">
              <w:rPr>
                <w:rFonts w:cs="Tahoma"/>
                <w:lang w:eastAsia="el-GR"/>
              </w:rPr>
            </w:rPrChange>
          </w:rPr>
          <w:delText xml:space="preserve"> </w:delText>
        </w:r>
        <w:r w:rsidRPr="00BC5F82" w:rsidDel="0035738C">
          <w:rPr>
            <w:rFonts w:cs="Tahoma"/>
            <w:lang w:eastAsia="el-GR"/>
          </w:rPr>
          <w:delText>directed</w:delText>
        </w:r>
        <w:r w:rsidRPr="00D23304" w:rsidDel="0035738C">
          <w:rPr>
            <w:rFonts w:cs="Tahoma"/>
            <w:lang w:val="el-GR" w:eastAsia="el-GR"/>
            <w:rPrChange w:author="Tsoumaka Erasmia" w:date="2023-07-26T10:47:00Z" w:id="1090">
              <w:rPr>
                <w:rFonts w:cs="Tahoma"/>
                <w:lang w:eastAsia="el-GR"/>
              </w:rPr>
            </w:rPrChange>
          </w:rPr>
          <w:delText xml:space="preserve"> </w:delText>
        </w:r>
        <w:r w:rsidRPr="00BC5F82" w:rsidDel="0035738C">
          <w:rPr>
            <w:rFonts w:cs="Tahoma"/>
            <w:lang w:eastAsia="el-GR"/>
          </w:rPr>
          <w:delText>by</w:delText>
        </w:r>
        <w:r w:rsidRPr="00D23304" w:rsidDel="0035738C">
          <w:rPr>
            <w:rFonts w:cs="Tahoma"/>
            <w:lang w:val="el-GR" w:eastAsia="el-GR"/>
            <w:rPrChange w:author="Tsoumaka Erasmia" w:date="2023-07-26T10:47:00Z" w:id="1091">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92">
              <w:rPr>
                <w:rFonts w:cs="Tahoma"/>
                <w:lang w:eastAsia="el-GR"/>
              </w:rPr>
            </w:rPrChange>
          </w:rPr>
          <w:delText xml:space="preserve"> </w:delText>
        </w:r>
        <w:r w:rsidRPr="00BC5F82" w:rsidDel="0035738C">
          <w:rPr>
            <w:rFonts w:cs="Tahoma"/>
            <w:lang w:eastAsia="el-GR"/>
          </w:rPr>
          <w:delText>municipality</w:delText>
        </w:r>
        <w:r w:rsidRPr="00D23304" w:rsidDel="0035738C">
          <w:rPr>
            <w:rFonts w:cs="Tahoma"/>
            <w:lang w:val="el-GR" w:eastAsia="el-GR"/>
            <w:rPrChange w:author="Tsoumaka Erasmia" w:date="2023-07-26T10:47:00Z" w:id="1093">
              <w:rPr>
                <w:rFonts w:cs="Tahoma"/>
                <w:lang w:eastAsia="el-GR"/>
              </w:rPr>
            </w:rPrChange>
          </w:rPr>
          <w:delText xml:space="preserve"> </w:delText>
        </w:r>
        <w:r w:rsidRPr="00BC5F82" w:rsidDel="0035738C">
          <w:rPr>
            <w:rFonts w:cs="Tahoma"/>
            <w:lang w:eastAsia="el-GR"/>
          </w:rPr>
          <w:delText>and</w:delText>
        </w:r>
        <w:r w:rsidRPr="00D23304" w:rsidDel="0035738C">
          <w:rPr>
            <w:rFonts w:cs="Tahoma"/>
            <w:lang w:val="el-GR" w:eastAsia="el-GR"/>
            <w:rPrChange w:author="Tsoumaka Erasmia" w:date="2023-07-26T10:47:00Z" w:id="1094">
              <w:rPr>
                <w:rFonts w:cs="Tahoma"/>
                <w:lang w:eastAsia="el-GR"/>
              </w:rPr>
            </w:rPrChange>
          </w:rPr>
          <w:delText xml:space="preserve"> </w:delText>
        </w:r>
        <w:r w:rsidRPr="00BC5F82" w:rsidDel="0035738C">
          <w:rPr>
            <w:rFonts w:cs="Tahoma"/>
            <w:lang w:eastAsia="el-GR"/>
          </w:rPr>
          <w:delText>operated</w:delText>
        </w:r>
        <w:r w:rsidRPr="00D23304" w:rsidDel="0035738C">
          <w:rPr>
            <w:rFonts w:cs="Tahoma"/>
            <w:lang w:val="el-GR" w:eastAsia="el-GR"/>
            <w:rPrChange w:author="Tsoumaka Erasmia" w:date="2023-07-26T10:47:00Z" w:id="1095">
              <w:rPr>
                <w:rFonts w:cs="Tahoma"/>
                <w:lang w:eastAsia="el-GR"/>
              </w:rPr>
            </w:rPrChange>
          </w:rPr>
          <w:delText xml:space="preserve"> </w:delText>
        </w:r>
        <w:r w:rsidRPr="00BC5F82" w:rsidDel="0035738C">
          <w:rPr>
            <w:rFonts w:cs="Tahoma"/>
            <w:lang w:eastAsia="el-GR"/>
          </w:rPr>
          <w:delText>by</w:delText>
        </w:r>
        <w:r w:rsidRPr="00D23304" w:rsidDel="0035738C">
          <w:rPr>
            <w:rFonts w:cs="Tahoma"/>
            <w:lang w:val="el-GR" w:eastAsia="el-GR"/>
            <w:rPrChange w:author="Tsoumaka Erasmia" w:date="2023-07-26T10:47:00Z" w:id="1096">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097">
              <w:rPr>
                <w:rFonts w:cs="Tahoma"/>
                <w:lang w:eastAsia="el-GR"/>
              </w:rPr>
            </w:rPrChange>
          </w:rPr>
          <w:delText xml:space="preserve"> </w:delText>
        </w:r>
        <w:r w:rsidRPr="00BC5F82" w:rsidDel="0035738C">
          <w:rPr>
            <w:rFonts w:cs="Tahoma"/>
            <w:lang w:eastAsia="el-GR"/>
          </w:rPr>
          <w:delText>contractor</w:delText>
        </w:r>
        <w:r w:rsidRPr="00D23304" w:rsidDel="0035738C">
          <w:rPr>
            <w:rFonts w:cs="Tahoma"/>
            <w:lang w:val="el-GR" w:eastAsia="el-GR"/>
            <w:rPrChange w:author="Tsoumaka Erasmia" w:date="2023-07-26T10:47:00Z" w:id="1098">
              <w:rPr>
                <w:rFonts w:cs="Tahoma"/>
                <w:lang w:eastAsia="el-GR"/>
              </w:rPr>
            </w:rPrChange>
          </w:rPr>
          <w:delText xml:space="preserve"> </w:delText>
        </w:r>
        <w:r w:rsidRPr="00BC5F82" w:rsidDel="0035738C">
          <w:rPr>
            <w:rFonts w:cs="Tahoma"/>
            <w:lang w:eastAsia="el-GR"/>
          </w:rPr>
          <w:delText>and</w:delText>
        </w:r>
        <w:r w:rsidRPr="00D23304" w:rsidDel="0035738C">
          <w:rPr>
            <w:rFonts w:cs="Tahoma"/>
            <w:lang w:val="el-GR" w:eastAsia="el-GR"/>
            <w:rPrChange w:author="Tsoumaka Erasmia" w:date="2023-07-26T10:47:00Z" w:id="1099">
              <w:rPr>
                <w:rFonts w:cs="Tahoma"/>
                <w:lang w:eastAsia="el-GR"/>
              </w:rPr>
            </w:rPrChange>
          </w:rPr>
          <w:delText xml:space="preserve">, </w:delText>
        </w:r>
        <w:r w:rsidRPr="00BC5F82" w:rsidDel="0035738C">
          <w:rPr>
            <w:rFonts w:cs="Tahoma"/>
            <w:lang w:eastAsia="el-GR"/>
          </w:rPr>
          <w:delText>on</w:delText>
        </w:r>
        <w:r w:rsidRPr="00D23304" w:rsidDel="0035738C">
          <w:rPr>
            <w:rFonts w:cs="Tahoma"/>
            <w:lang w:val="el-GR" w:eastAsia="el-GR"/>
            <w:rPrChange w:author="Tsoumaka Erasmia" w:date="2023-07-26T10:47:00Z" w:id="1100">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101">
              <w:rPr>
                <w:rFonts w:cs="Tahoma"/>
                <w:lang w:eastAsia="el-GR"/>
              </w:rPr>
            </w:rPrChange>
          </w:rPr>
          <w:delText xml:space="preserve"> </w:delText>
        </w:r>
        <w:r w:rsidRPr="00BC5F82" w:rsidDel="0035738C">
          <w:rPr>
            <w:rFonts w:cs="Tahoma"/>
            <w:lang w:eastAsia="el-GR"/>
          </w:rPr>
          <w:delText>other</w:delText>
        </w:r>
        <w:r w:rsidRPr="00D23304" w:rsidDel="0035738C">
          <w:rPr>
            <w:rFonts w:cs="Tahoma"/>
            <w:lang w:val="el-GR" w:eastAsia="el-GR"/>
            <w:rPrChange w:author="Tsoumaka Erasmia" w:date="2023-07-26T10:47:00Z" w:id="1102">
              <w:rPr>
                <w:rFonts w:cs="Tahoma"/>
                <w:lang w:eastAsia="el-GR"/>
              </w:rPr>
            </w:rPrChange>
          </w:rPr>
          <w:delText xml:space="preserve"> </w:delText>
        </w:r>
        <w:r w:rsidRPr="00BC5F82" w:rsidDel="0035738C">
          <w:rPr>
            <w:rFonts w:cs="Tahoma"/>
            <w:lang w:eastAsia="el-GR"/>
          </w:rPr>
          <w:delText>hand</w:delText>
        </w:r>
        <w:r w:rsidRPr="00D23304" w:rsidDel="0035738C">
          <w:rPr>
            <w:rFonts w:cs="Tahoma"/>
            <w:lang w:val="el-GR" w:eastAsia="el-GR"/>
            <w:rPrChange w:author="Tsoumaka Erasmia" w:date="2023-07-26T10:47:00Z" w:id="1103">
              <w:rPr>
                <w:rFonts w:cs="Tahoma"/>
                <w:lang w:eastAsia="el-GR"/>
              </w:rPr>
            </w:rPrChange>
          </w:rPr>
          <w:delText xml:space="preserve">, </w:delText>
        </w:r>
        <w:r w:rsidRPr="00BC5F82" w:rsidDel="0035738C">
          <w:rPr>
            <w:rFonts w:cs="Tahoma"/>
            <w:lang w:eastAsia="el-GR"/>
          </w:rPr>
          <w:delText>the</w:delText>
        </w:r>
        <w:r w:rsidRPr="00D23304" w:rsidDel="0035738C">
          <w:rPr>
            <w:rFonts w:cs="Tahoma"/>
            <w:lang w:val="el-GR" w:eastAsia="el-GR"/>
            <w:rPrChange w:author="Tsoumaka Erasmia" w:date="2023-07-26T10:47:00Z" w:id="1104">
              <w:rPr>
                <w:rFonts w:cs="Tahoma"/>
                <w:lang w:eastAsia="el-GR"/>
              </w:rPr>
            </w:rPrChange>
          </w:rPr>
          <w:delText xml:space="preserve"> </w:delText>
        </w:r>
        <w:r w:rsidRPr="00BC5F82" w:rsidDel="0035738C">
          <w:rPr>
            <w:rFonts w:cs="Tahoma"/>
            <w:lang w:eastAsia="el-GR"/>
          </w:rPr>
          <w:delText>municipality</w:delText>
        </w:r>
        <w:r w:rsidRPr="00D23304" w:rsidDel="0035738C">
          <w:rPr>
            <w:rFonts w:cs="Tahoma"/>
            <w:lang w:val="el-GR" w:eastAsia="el-GR"/>
            <w:rPrChange w:author="Tsoumaka Erasmia" w:date="2023-07-26T10:47:00Z" w:id="1105">
              <w:rPr>
                <w:rFonts w:cs="Tahoma"/>
                <w:lang w:eastAsia="el-GR"/>
              </w:rPr>
            </w:rPrChange>
          </w:rPr>
          <w:delText xml:space="preserve"> </w:delText>
        </w:r>
        <w:r w:rsidRPr="00BC5F82" w:rsidDel="0035738C">
          <w:rPr>
            <w:rFonts w:cs="Tahoma"/>
            <w:lang w:eastAsia="el-GR"/>
          </w:rPr>
          <w:delText>needs</w:delText>
        </w:r>
        <w:r w:rsidRPr="00D23304" w:rsidDel="0035738C">
          <w:rPr>
            <w:rFonts w:cs="Tahoma"/>
            <w:lang w:val="el-GR" w:eastAsia="el-GR"/>
            <w:rPrChange w:author="Tsoumaka Erasmia" w:date="2023-07-26T10:47:00Z" w:id="1106">
              <w:rPr>
                <w:rFonts w:cs="Tahoma"/>
                <w:lang w:eastAsia="el-GR"/>
              </w:rPr>
            </w:rPrChange>
          </w:rPr>
          <w:delText xml:space="preserve"> </w:delText>
        </w:r>
        <w:r w:rsidRPr="00BC5F82" w:rsidDel="0035738C">
          <w:rPr>
            <w:rFonts w:cs="Tahoma"/>
            <w:lang w:eastAsia="el-GR"/>
          </w:rPr>
          <w:delText>support</w:delText>
        </w:r>
        <w:r w:rsidRPr="00D23304" w:rsidDel="0035738C">
          <w:rPr>
            <w:rFonts w:cs="Tahoma"/>
            <w:lang w:val="el-GR" w:eastAsia="el-GR"/>
            <w:rPrChange w:author="Tsoumaka Erasmia" w:date="2023-07-26T10:47:00Z" w:id="1107">
              <w:rPr>
                <w:rFonts w:cs="Tahoma"/>
                <w:lang w:eastAsia="el-GR"/>
              </w:rPr>
            </w:rPrChange>
          </w:rPr>
          <w:delText xml:space="preserve"> </w:delText>
        </w:r>
        <w:r w:rsidRPr="00BC5F82" w:rsidDel="0035738C">
          <w:rPr>
            <w:rFonts w:cs="Tahoma"/>
            <w:lang w:eastAsia="el-GR"/>
          </w:rPr>
          <w:delText>for</w:delText>
        </w:r>
        <w:r w:rsidRPr="00D23304" w:rsidDel="0035738C">
          <w:rPr>
            <w:rFonts w:cs="Tahoma"/>
            <w:lang w:val="el-GR" w:eastAsia="el-GR"/>
            <w:rPrChange w:author="Tsoumaka Erasmia" w:date="2023-07-26T10:47:00Z" w:id="1108">
              <w:rPr>
                <w:rFonts w:cs="Tahoma"/>
                <w:lang w:eastAsia="el-GR"/>
              </w:rPr>
            </w:rPrChange>
          </w:rPr>
          <w:delText xml:space="preserve"> </w:delText>
        </w:r>
        <w:r w:rsidRPr="00BC5F82" w:rsidDel="0035738C">
          <w:rPr>
            <w:rFonts w:cs="Tahoma"/>
            <w:lang w:eastAsia="el-GR"/>
          </w:rPr>
          <w:delText>technical</w:delText>
        </w:r>
        <w:r w:rsidRPr="00D23304" w:rsidDel="0035738C">
          <w:rPr>
            <w:rFonts w:cs="Tahoma"/>
            <w:lang w:val="el-GR" w:eastAsia="el-GR"/>
            <w:rPrChange w:author="Tsoumaka Erasmia" w:date="2023-07-26T10:47:00Z" w:id="1109">
              <w:rPr>
                <w:rFonts w:cs="Tahoma"/>
                <w:lang w:eastAsia="el-GR"/>
              </w:rPr>
            </w:rPrChange>
          </w:rPr>
          <w:delText xml:space="preserve"> </w:delText>
        </w:r>
        <w:r w:rsidRPr="00BC5F82" w:rsidDel="0035738C">
          <w:rPr>
            <w:rFonts w:cs="Tahoma"/>
            <w:lang w:eastAsia="el-GR"/>
          </w:rPr>
          <w:delText>aspects</w:delText>
        </w:r>
        <w:r w:rsidRPr="00D23304" w:rsidDel="0035738C">
          <w:rPr>
            <w:rFonts w:cs="Tahoma"/>
            <w:lang w:val="el-GR" w:eastAsia="el-GR"/>
            <w:rPrChange w:author="Tsoumaka Erasmia" w:date="2023-07-26T10:47:00Z" w:id="1110">
              <w:rPr>
                <w:rFonts w:cs="Tahoma"/>
                <w:lang w:eastAsia="el-GR"/>
              </w:rPr>
            </w:rPrChange>
          </w:rPr>
          <w:delText xml:space="preserve"> </w:delText>
        </w:r>
        <w:r w:rsidRPr="00BC5F82" w:rsidDel="0035738C">
          <w:rPr>
            <w:rFonts w:cs="Tahoma"/>
            <w:lang w:eastAsia="el-GR"/>
          </w:rPr>
          <w:delText>if</w:delText>
        </w:r>
        <w:r w:rsidRPr="00D23304" w:rsidDel="0035738C">
          <w:rPr>
            <w:rFonts w:cs="Tahoma"/>
            <w:lang w:val="el-GR" w:eastAsia="el-GR"/>
            <w:rPrChange w:author="Tsoumaka Erasmia" w:date="2023-07-26T10:47:00Z" w:id="1111">
              <w:rPr>
                <w:rFonts w:cs="Tahoma"/>
                <w:lang w:eastAsia="el-GR"/>
              </w:rPr>
            </w:rPrChange>
          </w:rPr>
          <w:delText xml:space="preserve"> </w:delText>
        </w:r>
        <w:r w:rsidRPr="00BC5F82" w:rsidDel="0035738C">
          <w:rPr>
            <w:rFonts w:cs="Tahoma"/>
            <w:lang w:eastAsia="el-GR"/>
          </w:rPr>
          <w:delText>it</w:delText>
        </w:r>
        <w:r w:rsidRPr="00D23304" w:rsidDel="0035738C">
          <w:rPr>
            <w:rFonts w:cs="Tahoma"/>
            <w:lang w:val="el-GR" w:eastAsia="el-GR"/>
            <w:rPrChange w:author="Tsoumaka Erasmia" w:date="2023-07-26T10:47:00Z" w:id="1112">
              <w:rPr>
                <w:rFonts w:cs="Tahoma"/>
                <w:lang w:eastAsia="el-GR"/>
              </w:rPr>
            </w:rPrChange>
          </w:rPr>
          <w:delText xml:space="preserve"> </w:delText>
        </w:r>
        <w:r w:rsidRPr="00BC5F82" w:rsidDel="0035738C">
          <w:rPr>
            <w:rFonts w:cs="Tahoma"/>
            <w:lang w:eastAsia="el-GR"/>
          </w:rPr>
          <w:delText>is</w:delText>
        </w:r>
        <w:r w:rsidRPr="00D23304" w:rsidDel="0035738C">
          <w:rPr>
            <w:rFonts w:cs="Tahoma"/>
            <w:lang w:val="el-GR" w:eastAsia="el-GR"/>
            <w:rPrChange w:author="Tsoumaka Erasmia" w:date="2023-07-26T10:47:00Z" w:id="1113">
              <w:rPr>
                <w:rFonts w:cs="Tahoma"/>
                <w:lang w:eastAsia="el-GR"/>
              </w:rPr>
            </w:rPrChange>
          </w:rPr>
          <w:delText xml:space="preserve"> </w:delText>
        </w:r>
        <w:r w:rsidRPr="00BC5F82" w:rsidDel="0035738C">
          <w:rPr>
            <w:rFonts w:cs="Tahoma"/>
            <w:lang w:eastAsia="el-GR"/>
          </w:rPr>
          <w:delText>not</w:delText>
        </w:r>
        <w:r w:rsidRPr="00D23304" w:rsidDel="0035738C">
          <w:rPr>
            <w:rFonts w:cs="Tahoma"/>
            <w:lang w:val="el-GR" w:eastAsia="el-GR"/>
            <w:rPrChange w:author="Tsoumaka Erasmia" w:date="2023-07-26T10:47:00Z" w:id="1114">
              <w:rPr>
                <w:rFonts w:cs="Tahoma"/>
                <w:lang w:eastAsia="el-GR"/>
              </w:rPr>
            </w:rPrChange>
          </w:rPr>
          <w:delText xml:space="preserve"> </w:delText>
        </w:r>
        <w:r w:rsidRPr="00BC5F82" w:rsidDel="0035738C">
          <w:rPr>
            <w:rFonts w:cs="Tahoma"/>
            <w:lang w:eastAsia="el-GR"/>
          </w:rPr>
          <w:delText>very</w:delText>
        </w:r>
        <w:r w:rsidRPr="00D23304" w:rsidDel="0035738C">
          <w:rPr>
            <w:rFonts w:cs="Tahoma"/>
            <w:lang w:val="el-GR" w:eastAsia="el-GR"/>
            <w:rPrChange w:author="Tsoumaka Erasmia" w:date="2023-07-26T10:47:00Z" w:id="1115">
              <w:rPr>
                <w:rFonts w:cs="Tahoma"/>
                <w:lang w:eastAsia="el-GR"/>
              </w:rPr>
            </w:rPrChange>
          </w:rPr>
          <w:delText xml:space="preserve"> </w:delText>
        </w:r>
        <w:r w:rsidRPr="00BC5F82" w:rsidDel="0035738C">
          <w:rPr>
            <w:rFonts w:cs="Tahoma"/>
            <w:lang w:eastAsia="el-GR"/>
          </w:rPr>
          <w:delText>large</w:delText>
        </w:r>
        <w:r w:rsidRPr="00D23304" w:rsidDel="0035738C">
          <w:rPr>
            <w:rFonts w:cs="Tahoma"/>
            <w:lang w:val="el-GR" w:eastAsia="el-GR"/>
            <w:rPrChange w:author="Tsoumaka Erasmia" w:date="2023-07-26T10:47:00Z" w:id="1116">
              <w:rPr>
                <w:rFonts w:cs="Tahoma"/>
                <w:lang w:eastAsia="el-GR"/>
              </w:rPr>
            </w:rPrChange>
          </w:rPr>
          <w:delText xml:space="preserve"> </w:delText>
        </w:r>
        <w:r w:rsidRPr="00BC5F82" w:rsidDel="0035738C">
          <w:rPr>
            <w:rFonts w:cs="Tahoma"/>
            <w:lang w:eastAsia="el-GR"/>
          </w:rPr>
          <w:delText>and</w:delText>
        </w:r>
        <w:r w:rsidRPr="00D23304" w:rsidDel="0035738C">
          <w:rPr>
            <w:rFonts w:cs="Tahoma"/>
            <w:lang w:val="el-GR" w:eastAsia="el-GR"/>
            <w:rPrChange w:author="Tsoumaka Erasmia" w:date="2023-07-26T10:47:00Z" w:id="1117">
              <w:rPr>
                <w:rFonts w:cs="Tahoma"/>
                <w:lang w:eastAsia="el-GR"/>
              </w:rPr>
            </w:rPrChange>
          </w:rPr>
          <w:delText xml:space="preserve"> </w:delText>
        </w:r>
        <w:r w:rsidRPr="00BC5F82" w:rsidDel="0035738C">
          <w:rPr>
            <w:rFonts w:cs="Tahoma"/>
            <w:lang w:eastAsia="el-GR"/>
          </w:rPr>
          <w:delText>technological</w:delText>
        </w:r>
        <w:r w:rsidRPr="00D23304" w:rsidDel="0035738C">
          <w:rPr>
            <w:rFonts w:cs="Tahoma"/>
            <w:lang w:val="el-GR" w:eastAsia="el-GR"/>
            <w:rPrChange w:author="Tsoumaka Erasmia" w:date="2023-07-26T10:47:00Z" w:id="1118">
              <w:rPr>
                <w:rFonts w:cs="Tahoma"/>
                <w:lang w:eastAsia="el-GR"/>
              </w:rPr>
            </w:rPrChange>
          </w:rPr>
          <w:delText xml:space="preserve"> </w:delText>
        </w:r>
        <w:r w:rsidRPr="00BC5F82" w:rsidDel="0035738C">
          <w:rPr>
            <w:rFonts w:cs="Tahoma"/>
            <w:lang w:eastAsia="el-GR"/>
          </w:rPr>
          <w:delText>orien</w:delText>
        </w:r>
      </w:del>
    </w:p>
    <w:p w:rsidR="003221AA" w:rsidP="000E7CAD" w:rsidRDefault="003221AA" w14:paraId="57ED835B" w14:textId="5E44DD05">
      <w:pPr>
        <w:rPr>
          <w:rFonts w:cs="Tahoma"/>
          <w:lang w:val="en-US" w:eastAsia="el-GR"/>
        </w:rPr>
      </w:pPr>
      <w:r>
        <w:rPr>
          <w:rFonts w:cs="Tahoma"/>
          <w:lang w:val="en-US" w:eastAsia="el-GR"/>
        </w:rPr>
        <w:t>Annex A:</w:t>
      </w:r>
    </w:p>
    <w:tbl>
      <w:tblPr>
        <w:tblStyle w:val="TableGrid1"/>
        <w:tblW w:w="8712" w:type="dxa"/>
        <w:jc w:val="center"/>
        <w:tblLook w:val="04A0" w:firstRow="1" w:lastRow="0" w:firstColumn="1" w:lastColumn="0" w:noHBand="0" w:noVBand="1"/>
      </w:tblPr>
      <w:tblGrid>
        <w:gridCol w:w="2547"/>
        <w:gridCol w:w="6165"/>
      </w:tblGrid>
      <w:tr w:rsidRPr="003221AA" w:rsidR="003221AA" w:rsidTr="003221AA" w14:paraId="6D74FE00" w14:textId="77777777">
        <w:trPr>
          <w:trHeight w:val="587"/>
          <w:jc w:val="center"/>
        </w:trPr>
        <w:tc>
          <w:tcPr>
            <w:tcW w:w="2547" w:type="dxa"/>
            <w:shd w:val="clear" w:color="auto" w:fill="E7E6E6"/>
          </w:tcPr>
          <w:p w:rsidRPr="003221AA" w:rsidR="003221AA" w:rsidP="003221AA" w:rsidRDefault="003221AA" w14:paraId="49118A50" w14:textId="77777777">
            <w:pPr>
              <w:spacing w:before="100" w:beforeAutospacing="1" w:after="100" w:afterAutospacing="1" w:line="240" w:lineRule="auto"/>
              <w:jc w:val="left"/>
              <w:rPr>
                <w:rFonts w:ascii="Times New Roman" w:hAnsi="Times New Roman"/>
                <w:sz w:val="24"/>
                <w:szCs w:val="24"/>
                <w:u w:val="single"/>
                <w:lang w:val="el-GR" w:eastAsia="el-GR"/>
              </w:rPr>
            </w:pPr>
            <w:r w:rsidRPr="003221AA">
              <w:rPr>
                <w:rFonts w:ascii="Times New Roman" w:hAnsi="Times New Roman"/>
                <w:b/>
                <w:bCs/>
                <w:sz w:val="24"/>
                <w:szCs w:val="24"/>
                <w:u w:val="single"/>
                <w:lang w:val="el-GR" w:eastAsia="el-GR"/>
              </w:rPr>
              <w:t>Τίτλος Ρόλου</w:t>
            </w:r>
          </w:p>
        </w:tc>
        <w:tc>
          <w:tcPr>
            <w:tcW w:w="6165" w:type="dxa"/>
            <w:shd w:val="clear" w:color="auto" w:fill="E7E6E6"/>
          </w:tcPr>
          <w:p w:rsidRPr="003221AA" w:rsidR="003221AA" w:rsidP="003221AA" w:rsidRDefault="003221AA" w14:paraId="40F40BC9" w14:textId="77777777">
            <w:pPr>
              <w:spacing w:before="100" w:beforeAutospacing="1" w:after="100" w:afterAutospacing="1" w:line="240" w:lineRule="auto"/>
              <w:jc w:val="left"/>
              <w:rPr>
                <w:rFonts w:ascii="Times New Roman" w:hAnsi="Times New Roman"/>
                <w:sz w:val="24"/>
                <w:szCs w:val="24"/>
                <w:u w:val="single"/>
                <w:lang w:val="el-GR" w:eastAsia="el-GR"/>
              </w:rPr>
            </w:pPr>
            <w:proofErr w:type="spellStart"/>
            <w:r w:rsidRPr="003221AA">
              <w:rPr>
                <w:rFonts w:ascii="Times New Roman" w:hAnsi="Times New Roman"/>
                <w:b/>
                <w:bCs/>
                <w:sz w:val="24"/>
                <w:szCs w:val="24"/>
                <w:u w:val="single"/>
                <w:lang w:val="el-GR" w:eastAsia="el-GR"/>
              </w:rPr>
              <w:t>Responsibility</w:t>
            </w:r>
            <w:proofErr w:type="spellEnd"/>
          </w:p>
        </w:tc>
      </w:tr>
      <w:tr w:rsidRPr="00421F9F" w:rsidR="003221AA" w:rsidTr="005532CF" w14:paraId="35912991" w14:textId="77777777">
        <w:trPr>
          <w:trHeight w:val="978"/>
          <w:jc w:val="center"/>
        </w:trPr>
        <w:tc>
          <w:tcPr>
            <w:tcW w:w="2547" w:type="dxa"/>
          </w:tcPr>
          <w:p w:rsidRPr="003221AA" w:rsidR="003221AA" w:rsidP="003221AA" w:rsidRDefault="003221AA" w14:paraId="3C4139FD"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 xml:space="preserve">HR </w:t>
            </w:r>
            <w:proofErr w:type="spellStart"/>
            <w:r w:rsidRPr="003221AA">
              <w:rPr>
                <w:rFonts w:ascii="Times New Roman" w:hAnsi="Times New Roman"/>
                <w:sz w:val="24"/>
                <w:szCs w:val="24"/>
                <w:lang w:val="el-GR" w:eastAsia="el-GR"/>
              </w:rPr>
              <w:t>Recruiter</w:t>
            </w:r>
            <w:proofErr w:type="spellEnd"/>
          </w:p>
        </w:tc>
        <w:tc>
          <w:tcPr>
            <w:tcW w:w="6165" w:type="dxa"/>
          </w:tcPr>
          <w:p w:rsidRPr="003221AA" w:rsidR="003221AA" w:rsidP="003221AA" w:rsidRDefault="007A591E" w14:paraId="2D5A7FA5" w14:textId="417A4BBC">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είναι</w:t>
            </w:r>
            <w:r w:rsidRPr="003221AA" w:rsidR="003221AA">
              <w:rPr>
                <w:rFonts w:ascii="Times New Roman" w:hAnsi="Times New Roman"/>
                <w:sz w:val="24"/>
                <w:szCs w:val="24"/>
                <w:lang w:val="el-GR" w:eastAsia="el-GR"/>
              </w:rPr>
              <w:t xml:space="preserve"> υπεύθυνος για τα ακόλουθα :</w:t>
            </w:r>
          </w:p>
          <w:p w:rsidR="007A591E" w:rsidP="003221AA" w:rsidRDefault="003221AA" w14:paraId="2C0E73B9"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 xml:space="preserve">α) διαφήμιση/προώθηση θέσεων πρακτικής                           β) οργάνωση συνεντεύξεων/ενημέρωση υποψηφίων             γ) </w:t>
            </w:r>
            <w:r w:rsidRPr="003221AA" w:rsidR="007A591E">
              <w:rPr>
                <w:rFonts w:ascii="Times New Roman" w:hAnsi="Times New Roman"/>
                <w:sz w:val="24"/>
                <w:szCs w:val="24"/>
                <w:lang w:val="el-GR" w:eastAsia="el-GR"/>
              </w:rPr>
              <w:t>συνεργασία</w:t>
            </w:r>
            <w:r w:rsidRPr="003221AA">
              <w:rPr>
                <w:rFonts w:ascii="Times New Roman" w:hAnsi="Times New Roman"/>
                <w:sz w:val="24"/>
                <w:szCs w:val="24"/>
                <w:lang w:val="el-GR" w:eastAsia="el-GR"/>
              </w:rPr>
              <w:t xml:space="preserve"> με όλα τα τμήματα (να ενημερωθεί για τις ανάγκες κάθε τμήματος)                                                         δ) συντονισμός και παρακολούθηση πρακτικής άσκησης </w:t>
            </w:r>
          </w:p>
          <w:p w:rsidRPr="003221AA" w:rsidR="003221AA" w:rsidP="003221AA" w:rsidRDefault="007A591E" w14:paraId="03DFA387" w14:textId="6A9332BD">
            <w:pPr>
              <w:spacing w:before="100" w:beforeAutospacing="1" w:after="100" w:afterAutospacing="1" w:line="240" w:lineRule="auto"/>
              <w:jc w:val="left"/>
              <w:rPr>
                <w:rFonts w:ascii="Times New Roman" w:hAnsi="Times New Roman"/>
                <w:sz w:val="24"/>
                <w:szCs w:val="24"/>
                <w:lang w:val="el-GR" w:eastAsia="el-GR"/>
              </w:rPr>
            </w:pPr>
            <w:proofErr w:type="spellStart"/>
            <w:r>
              <w:rPr>
                <w:rFonts w:ascii="Times New Roman" w:hAnsi="Times New Roman"/>
                <w:sz w:val="24"/>
                <w:szCs w:val="24"/>
                <w:lang w:val="el-GR" w:eastAsia="el-GR"/>
              </w:rPr>
              <w:t>σ</w:t>
            </w:r>
            <w:r w:rsidRPr="003221AA" w:rsidR="003221AA">
              <w:rPr>
                <w:rFonts w:ascii="Times New Roman" w:hAnsi="Times New Roman"/>
                <w:sz w:val="24"/>
                <w:szCs w:val="24"/>
                <w:lang w:val="el-GR" w:eastAsia="el-GR"/>
              </w:rPr>
              <w:t>τ</w:t>
            </w:r>
            <w:proofErr w:type="spellEnd"/>
            <w:r w:rsidRPr="003221AA" w:rsidR="003221AA">
              <w:rPr>
                <w:rFonts w:ascii="Times New Roman" w:hAnsi="Times New Roman"/>
                <w:sz w:val="24"/>
                <w:szCs w:val="24"/>
                <w:lang w:val="el-GR" w:eastAsia="el-GR"/>
              </w:rPr>
              <w:t>) υποστήριξη υποψηφίων</w:t>
            </w:r>
          </w:p>
        </w:tc>
      </w:tr>
      <w:tr w:rsidRPr="00421F9F" w:rsidR="003221AA" w:rsidTr="005532CF" w14:paraId="220ACA26" w14:textId="77777777">
        <w:trPr>
          <w:trHeight w:val="1024"/>
          <w:jc w:val="center"/>
        </w:trPr>
        <w:tc>
          <w:tcPr>
            <w:tcW w:w="2547" w:type="dxa"/>
          </w:tcPr>
          <w:p w:rsidRPr="003221AA" w:rsidR="003221AA" w:rsidP="003221AA" w:rsidRDefault="003221AA" w14:paraId="1CF46A02"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 xml:space="preserve">BU </w:t>
            </w:r>
            <w:proofErr w:type="spellStart"/>
            <w:r w:rsidRPr="003221AA">
              <w:rPr>
                <w:rFonts w:ascii="Times New Roman" w:hAnsi="Times New Roman"/>
                <w:sz w:val="24"/>
                <w:szCs w:val="24"/>
                <w:lang w:val="el-GR" w:eastAsia="el-GR"/>
              </w:rPr>
              <w:t>instructor</w:t>
            </w:r>
            <w:proofErr w:type="spellEnd"/>
          </w:p>
        </w:tc>
        <w:tc>
          <w:tcPr>
            <w:tcW w:w="6165" w:type="dxa"/>
          </w:tcPr>
          <w:p w:rsidRPr="003221AA" w:rsidR="003221AA" w:rsidP="003221AA" w:rsidRDefault="003221AA" w14:paraId="67938965"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 xml:space="preserve">θα πρέπει να γνωρίζει τις ανάγκες του BU Department καθώς και το </w:t>
            </w:r>
            <w:proofErr w:type="spellStart"/>
            <w:r w:rsidRPr="003221AA">
              <w:rPr>
                <w:rFonts w:ascii="Times New Roman" w:hAnsi="Times New Roman"/>
                <w:sz w:val="24"/>
                <w:szCs w:val="24"/>
                <w:lang w:val="el-GR" w:eastAsia="el-GR"/>
              </w:rPr>
              <w:t>tech</w:t>
            </w:r>
            <w:proofErr w:type="spellEnd"/>
            <w:r w:rsidRPr="003221AA">
              <w:rPr>
                <w:rFonts w:ascii="Times New Roman" w:hAnsi="Times New Roman"/>
                <w:sz w:val="24"/>
                <w:szCs w:val="24"/>
                <w:lang w:val="el-GR" w:eastAsia="el-GR"/>
              </w:rPr>
              <w:t xml:space="preserve"> </w:t>
            </w:r>
            <w:proofErr w:type="spellStart"/>
            <w:r w:rsidRPr="003221AA">
              <w:rPr>
                <w:rFonts w:ascii="Times New Roman" w:hAnsi="Times New Roman"/>
                <w:sz w:val="24"/>
                <w:szCs w:val="24"/>
                <w:lang w:val="el-GR" w:eastAsia="el-GR"/>
              </w:rPr>
              <w:t>stack</w:t>
            </w:r>
            <w:proofErr w:type="spellEnd"/>
            <w:r w:rsidRPr="003221AA">
              <w:rPr>
                <w:rFonts w:ascii="Times New Roman" w:hAnsi="Times New Roman"/>
                <w:sz w:val="24"/>
                <w:szCs w:val="24"/>
                <w:lang w:val="el-GR" w:eastAsia="el-GR"/>
              </w:rPr>
              <w:t xml:space="preserve"> του τμήματος</w:t>
            </w:r>
          </w:p>
        </w:tc>
      </w:tr>
      <w:tr w:rsidRPr="00421F9F" w:rsidR="003221AA" w:rsidTr="005532CF" w14:paraId="45F54A93" w14:textId="77777777">
        <w:trPr>
          <w:trHeight w:val="1124"/>
          <w:jc w:val="center"/>
        </w:trPr>
        <w:tc>
          <w:tcPr>
            <w:tcW w:w="2547" w:type="dxa"/>
          </w:tcPr>
          <w:p w:rsidRPr="003221AA" w:rsidR="003221AA" w:rsidP="003221AA" w:rsidRDefault="003221AA" w14:paraId="12F9E135"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BU Department</w:t>
            </w:r>
          </w:p>
        </w:tc>
        <w:tc>
          <w:tcPr>
            <w:tcW w:w="6165" w:type="dxa"/>
          </w:tcPr>
          <w:p w:rsidRPr="003221AA" w:rsidR="003221AA" w:rsidP="003221AA" w:rsidRDefault="003221AA" w14:paraId="17417A16"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Θα πρέπει να έχει συνεχή επικοινωνία και συνεργασία με το HR Department</w:t>
            </w:r>
          </w:p>
        </w:tc>
      </w:tr>
      <w:tr w:rsidRPr="00421F9F" w:rsidR="003221AA" w:rsidTr="005532CF" w14:paraId="3A989397" w14:textId="77777777">
        <w:trPr>
          <w:trHeight w:val="1436"/>
          <w:jc w:val="center"/>
        </w:trPr>
        <w:tc>
          <w:tcPr>
            <w:tcW w:w="2547" w:type="dxa"/>
          </w:tcPr>
          <w:p w:rsidRPr="003221AA" w:rsidR="003221AA" w:rsidP="003221AA" w:rsidRDefault="003221AA" w14:paraId="6E3AC629" w14:textId="77777777">
            <w:pPr>
              <w:spacing w:before="100" w:beforeAutospacing="1" w:after="100" w:afterAutospacing="1" w:line="240" w:lineRule="auto"/>
              <w:jc w:val="left"/>
              <w:rPr>
                <w:rFonts w:ascii="Times New Roman" w:hAnsi="Times New Roman"/>
                <w:sz w:val="24"/>
                <w:szCs w:val="24"/>
                <w:lang w:val="el-GR" w:eastAsia="el-GR"/>
              </w:rPr>
            </w:pPr>
            <w:proofErr w:type="spellStart"/>
            <w:r w:rsidRPr="003221AA">
              <w:rPr>
                <w:rFonts w:ascii="Times New Roman" w:hAnsi="Times New Roman"/>
                <w:sz w:val="24"/>
                <w:szCs w:val="24"/>
                <w:lang w:val="el-GR" w:eastAsia="el-GR"/>
              </w:rPr>
              <w:t>Trainee</w:t>
            </w:r>
            <w:proofErr w:type="spellEnd"/>
          </w:p>
        </w:tc>
        <w:tc>
          <w:tcPr>
            <w:tcW w:w="6165" w:type="dxa"/>
          </w:tcPr>
          <w:p w:rsidRPr="003221AA" w:rsidR="003221AA" w:rsidP="003221AA" w:rsidRDefault="003221AA" w14:paraId="5FD10E26"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 xml:space="preserve">είναι υπεύθυνος για τα ακόλουθα:       </w:t>
            </w:r>
          </w:p>
          <w:p w:rsidRPr="003221AA" w:rsidR="003221AA" w:rsidP="003221AA" w:rsidRDefault="003221AA" w14:paraId="7218C05D" w14:textId="77777777">
            <w:pPr>
              <w:spacing w:before="100" w:beforeAutospacing="1" w:after="100" w:afterAutospacing="1" w:line="240" w:lineRule="auto"/>
              <w:jc w:val="left"/>
              <w:rPr>
                <w:rFonts w:ascii="Times New Roman" w:hAnsi="Times New Roman"/>
                <w:sz w:val="24"/>
                <w:szCs w:val="24"/>
                <w:lang w:val="el-GR" w:eastAsia="el-GR"/>
              </w:rPr>
            </w:pPr>
            <w:r w:rsidRPr="003221AA">
              <w:rPr>
                <w:rFonts w:ascii="Times New Roman" w:hAnsi="Times New Roman"/>
                <w:sz w:val="24"/>
                <w:szCs w:val="24"/>
                <w:lang w:val="el-GR" w:eastAsia="el-GR"/>
              </w:rPr>
              <w:t xml:space="preserve">α) συμμετοχή στην έρευνα και ανάπτυξη                               β) συνεργασία με άλλα μέλη της ομάδας                                      γ) ενημέρωση και αναφορά προόδου                                       </w:t>
            </w:r>
            <w:r w:rsidRPr="003221AA">
              <w:rPr>
                <w:rFonts w:ascii="Times New Roman" w:hAnsi="Times New Roman"/>
                <w:sz w:val="24"/>
                <w:szCs w:val="24"/>
                <w:lang w:val="el-GR" w:eastAsia="el-GR"/>
              </w:rPr>
              <w:lastRenderedPageBreak/>
              <w:t>δ) εκμάθηση και ανάπτυξη νέων τεχνολογιών/μεθόδων/πρακτικών</w:t>
            </w:r>
          </w:p>
        </w:tc>
      </w:tr>
    </w:tbl>
    <w:p w:rsidR="003221AA" w:rsidP="000E7CAD" w:rsidRDefault="003221AA" w14:paraId="32E5FE0D" w14:textId="38FB4DA0">
      <w:pPr>
        <w:rPr>
          <w:rFonts w:cs="Tahoma"/>
          <w:lang w:val="en-US" w:eastAsia="el-GR"/>
        </w:rPr>
      </w:pPr>
      <w:r>
        <w:rPr>
          <w:rFonts w:cs="Tahoma"/>
          <w:lang w:val="en-US" w:eastAsia="el-GR"/>
        </w:rPr>
        <w:lastRenderedPageBreak/>
        <w:t>Annex B:</w:t>
      </w:r>
    </w:p>
    <w:tbl>
      <w:tblPr>
        <w:tblStyle w:val="TableGrid2"/>
        <w:tblW w:w="0" w:type="auto"/>
        <w:jc w:val="center"/>
        <w:tblLook w:val="04A0" w:firstRow="1" w:lastRow="0" w:firstColumn="1" w:lastColumn="0" w:noHBand="0" w:noVBand="1"/>
      </w:tblPr>
      <w:tblGrid>
        <w:gridCol w:w="3501"/>
        <w:gridCol w:w="3501"/>
      </w:tblGrid>
      <w:tr w:rsidRPr="003221AA" w:rsidR="003221AA" w:rsidTr="003221AA" w14:paraId="644A0032" w14:textId="77777777">
        <w:trPr>
          <w:trHeight w:val="416"/>
          <w:jc w:val="center"/>
        </w:trPr>
        <w:tc>
          <w:tcPr>
            <w:tcW w:w="3501" w:type="dxa"/>
            <w:shd w:val="clear" w:color="auto" w:fill="E7E6E6"/>
          </w:tcPr>
          <w:p w:rsidRPr="003221AA" w:rsidR="003221AA" w:rsidP="003221AA" w:rsidRDefault="003221AA" w14:paraId="32179497"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b/>
                <w:bCs/>
                <w:sz w:val="24"/>
                <w:szCs w:val="24"/>
                <w:lang w:val="el-GR" w:eastAsia="el-GR"/>
              </w:rPr>
              <w:t>Διαδικασίες</w:t>
            </w:r>
          </w:p>
        </w:tc>
        <w:tc>
          <w:tcPr>
            <w:tcW w:w="3501" w:type="dxa"/>
            <w:shd w:val="clear" w:color="auto" w:fill="E7E6E6"/>
          </w:tcPr>
          <w:p w:rsidRPr="003221AA" w:rsidR="003221AA" w:rsidP="003221AA" w:rsidRDefault="003221AA" w14:paraId="4DAC4117" w14:textId="77777777">
            <w:pPr>
              <w:spacing w:before="100" w:beforeAutospacing="1" w:after="100" w:afterAutospacing="1" w:line="240" w:lineRule="auto"/>
              <w:jc w:val="center"/>
              <w:rPr>
                <w:rFonts w:ascii="Times New Roman" w:hAnsi="Times New Roman"/>
                <w:b/>
                <w:bCs/>
                <w:sz w:val="24"/>
                <w:szCs w:val="24"/>
                <w:lang w:val="el-GR" w:eastAsia="el-GR"/>
              </w:rPr>
            </w:pPr>
            <w:proofErr w:type="spellStart"/>
            <w:r w:rsidRPr="003221AA">
              <w:rPr>
                <w:rFonts w:ascii="Times New Roman" w:hAnsi="Times New Roman"/>
                <w:b/>
                <w:bCs/>
                <w:sz w:val="24"/>
                <w:szCs w:val="24"/>
                <w:lang w:val="el-GR" w:eastAsia="el-GR"/>
              </w:rPr>
              <w:t>Owner</w:t>
            </w:r>
            <w:proofErr w:type="spellEnd"/>
          </w:p>
        </w:tc>
      </w:tr>
      <w:tr w:rsidRPr="003221AA" w:rsidR="003221AA" w:rsidTr="005532CF" w14:paraId="0A8807D4" w14:textId="77777777">
        <w:trPr>
          <w:trHeight w:val="416"/>
          <w:jc w:val="center"/>
        </w:trPr>
        <w:tc>
          <w:tcPr>
            <w:tcW w:w="3501" w:type="dxa"/>
            <w:vAlign w:val="center"/>
          </w:tcPr>
          <w:p w:rsidRPr="003221AA" w:rsidR="003221AA" w:rsidP="003221AA" w:rsidRDefault="003221AA" w14:paraId="05F66D23"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Καθορισμός αναγκών τμήματος</w:t>
            </w:r>
          </w:p>
        </w:tc>
        <w:tc>
          <w:tcPr>
            <w:tcW w:w="3501" w:type="dxa"/>
            <w:vAlign w:val="center"/>
          </w:tcPr>
          <w:p w:rsidRPr="003221AA" w:rsidR="003221AA" w:rsidP="003221AA" w:rsidRDefault="003221AA" w14:paraId="59C58B90"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BU </w:t>
            </w:r>
            <w:proofErr w:type="spellStart"/>
            <w:r w:rsidRPr="003221AA">
              <w:rPr>
                <w:rFonts w:ascii="Times New Roman" w:hAnsi="Times New Roman"/>
                <w:sz w:val="24"/>
                <w:szCs w:val="24"/>
                <w:lang w:val="el-GR" w:eastAsia="el-GR"/>
              </w:rPr>
              <w:t>Instructor</w:t>
            </w:r>
            <w:proofErr w:type="spellEnd"/>
          </w:p>
        </w:tc>
      </w:tr>
      <w:tr w:rsidRPr="003221AA" w:rsidR="003221AA" w:rsidTr="005532CF" w14:paraId="1D5FDD8D" w14:textId="77777777">
        <w:trPr>
          <w:trHeight w:val="416"/>
          <w:jc w:val="center"/>
        </w:trPr>
        <w:tc>
          <w:tcPr>
            <w:tcW w:w="3501" w:type="dxa"/>
            <w:vAlign w:val="center"/>
          </w:tcPr>
          <w:p w:rsidRPr="003221AA" w:rsidR="003221AA" w:rsidP="003221AA" w:rsidRDefault="003221AA" w14:paraId="1FA114CD" w14:textId="77777777">
            <w:pPr>
              <w:spacing w:before="100" w:beforeAutospacing="1" w:after="100" w:afterAutospacing="1" w:line="240" w:lineRule="auto"/>
              <w:jc w:val="center"/>
              <w:rPr>
                <w:rFonts w:ascii="Times New Roman" w:hAnsi="Times New Roman"/>
                <w:b/>
                <w:bCs/>
                <w:sz w:val="24"/>
                <w:szCs w:val="24"/>
                <w:lang w:val="el-GR" w:eastAsia="el-GR"/>
              </w:rPr>
            </w:pPr>
            <w:proofErr w:type="spellStart"/>
            <w:r w:rsidRPr="003221AA">
              <w:rPr>
                <w:rFonts w:ascii="Times New Roman" w:hAnsi="Times New Roman"/>
                <w:sz w:val="24"/>
                <w:szCs w:val="24"/>
                <w:lang w:val="el-GR" w:eastAsia="el-GR"/>
              </w:rPr>
              <w:t>Job</w:t>
            </w:r>
            <w:proofErr w:type="spellEnd"/>
            <w:r w:rsidRPr="003221AA">
              <w:rPr>
                <w:rFonts w:ascii="Times New Roman" w:hAnsi="Times New Roman"/>
                <w:sz w:val="24"/>
                <w:szCs w:val="24"/>
                <w:lang w:val="el-GR" w:eastAsia="el-GR"/>
              </w:rPr>
              <w:t xml:space="preserve"> </w:t>
            </w:r>
            <w:proofErr w:type="spellStart"/>
            <w:r w:rsidRPr="003221AA">
              <w:rPr>
                <w:rFonts w:ascii="Times New Roman" w:hAnsi="Times New Roman"/>
                <w:sz w:val="24"/>
                <w:szCs w:val="24"/>
                <w:lang w:val="el-GR" w:eastAsia="el-GR"/>
              </w:rPr>
              <w:t>Description</w:t>
            </w:r>
            <w:proofErr w:type="spellEnd"/>
          </w:p>
        </w:tc>
        <w:tc>
          <w:tcPr>
            <w:tcW w:w="3501" w:type="dxa"/>
            <w:vAlign w:val="center"/>
          </w:tcPr>
          <w:p w:rsidRPr="003221AA" w:rsidR="003221AA" w:rsidP="003221AA" w:rsidRDefault="003221AA" w14:paraId="01A7CC93"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HR </w:t>
            </w:r>
            <w:proofErr w:type="spellStart"/>
            <w:r w:rsidRPr="003221AA">
              <w:rPr>
                <w:rFonts w:ascii="Times New Roman" w:hAnsi="Times New Roman"/>
                <w:sz w:val="24"/>
                <w:szCs w:val="24"/>
                <w:lang w:val="el-GR" w:eastAsia="el-GR"/>
              </w:rPr>
              <w:t>Recruiter</w:t>
            </w:r>
            <w:proofErr w:type="spellEnd"/>
          </w:p>
        </w:tc>
      </w:tr>
      <w:tr w:rsidRPr="003221AA" w:rsidR="003221AA" w:rsidTr="005532CF" w14:paraId="17A05432" w14:textId="77777777">
        <w:trPr>
          <w:trHeight w:val="416"/>
          <w:jc w:val="center"/>
        </w:trPr>
        <w:tc>
          <w:tcPr>
            <w:tcW w:w="3501" w:type="dxa"/>
            <w:vAlign w:val="center"/>
          </w:tcPr>
          <w:p w:rsidRPr="003221AA" w:rsidR="003221AA" w:rsidP="003221AA" w:rsidRDefault="003221AA" w14:paraId="01C31BE8"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Συλλογή </w:t>
            </w:r>
            <w:proofErr w:type="spellStart"/>
            <w:r w:rsidRPr="003221AA">
              <w:rPr>
                <w:rFonts w:ascii="Times New Roman" w:hAnsi="Times New Roman"/>
                <w:sz w:val="24"/>
                <w:szCs w:val="24"/>
                <w:lang w:val="el-GR" w:eastAsia="el-GR"/>
              </w:rPr>
              <w:t>CVs</w:t>
            </w:r>
            <w:proofErr w:type="spellEnd"/>
          </w:p>
        </w:tc>
        <w:tc>
          <w:tcPr>
            <w:tcW w:w="3501" w:type="dxa"/>
            <w:vAlign w:val="center"/>
          </w:tcPr>
          <w:p w:rsidRPr="003221AA" w:rsidR="003221AA" w:rsidP="003221AA" w:rsidRDefault="003221AA" w14:paraId="35123C4E"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HR </w:t>
            </w:r>
            <w:proofErr w:type="spellStart"/>
            <w:r w:rsidRPr="003221AA">
              <w:rPr>
                <w:rFonts w:ascii="Times New Roman" w:hAnsi="Times New Roman"/>
                <w:sz w:val="24"/>
                <w:szCs w:val="24"/>
                <w:lang w:val="el-GR" w:eastAsia="el-GR"/>
              </w:rPr>
              <w:t>Recruiter</w:t>
            </w:r>
            <w:proofErr w:type="spellEnd"/>
          </w:p>
        </w:tc>
      </w:tr>
      <w:tr w:rsidRPr="003221AA" w:rsidR="003221AA" w:rsidTr="005532CF" w14:paraId="59C3C193" w14:textId="77777777">
        <w:trPr>
          <w:trHeight w:val="416"/>
          <w:jc w:val="center"/>
        </w:trPr>
        <w:tc>
          <w:tcPr>
            <w:tcW w:w="3501" w:type="dxa"/>
            <w:vAlign w:val="center"/>
          </w:tcPr>
          <w:p w:rsidRPr="003221AA" w:rsidR="003221AA" w:rsidP="003221AA" w:rsidRDefault="003221AA" w14:paraId="7CCAB872"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Αξιολόγηση </w:t>
            </w:r>
            <w:proofErr w:type="spellStart"/>
            <w:r w:rsidRPr="003221AA">
              <w:rPr>
                <w:rFonts w:ascii="Times New Roman" w:hAnsi="Times New Roman"/>
                <w:sz w:val="24"/>
                <w:szCs w:val="24"/>
                <w:lang w:val="el-GR" w:eastAsia="el-GR"/>
              </w:rPr>
              <w:t>CVs</w:t>
            </w:r>
            <w:proofErr w:type="spellEnd"/>
          </w:p>
        </w:tc>
        <w:tc>
          <w:tcPr>
            <w:tcW w:w="3501" w:type="dxa"/>
            <w:vAlign w:val="center"/>
          </w:tcPr>
          <w:p w:rsidRPr="003221AA" w:rsidR="003221AA" w:rsidP="003221AA" w:rsidRDefault="003221AA" w14:paraId="0812F167"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BU </w:t>
            </w:r>
            <w:proofErr w:type="spellStart"/>
            <w:r w:rsidRPr="003221AA">
              <w:rPr>
                <w:rFonts w:ascii="Times New Roman" w:hAnsi="Times New Roman"/>
                <w:sz w:val="24"/>
                <w:szCs w:val="24"/>
                <w:lang w:val="el-GR" w:eastAsia="el-GR"/>
              </w:rPr>
              <w:t>Instructor</w:t>
            </w:r>
            <w:proofErr w:type="spellEnd"/>
          </w:p>
        </w:tc>
      </w:tr>
      <w:tr w:rsidRPr="003221AA" w:rsidR="003221AA" w:rsidTr="005532CF" w14:paraId="388382ED" w14:textId="77777777">
        <w:trPr>
          <w:trHeight w:val="416"/>
          <w:jc w:val="center"/>
        </w:trPr>
        <w:tc>
          <w:tcPr>
            <w:tcW w:w="3501" w:type="dxa"/>
            <w:vAlign w:val="center"/>
          </w:tcPr>
          <w:p w:rsidRPr="003221AA" w:rsidR="003221AA" w:rsidP="003221AA" w:rsidRDefault="003221AA" w14:paraId="45E61758"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Οργάνωση On-Line </w:t>
            </w:r>
            <w:proofErr w:type="spellStart"/>
            <w:r w:rsidRPr="003221AA">
              <w:rPr>
                <w:rFonts w:ascii="Times New Roman" w:hAnsi="Times New Roman"/>
                <w:sz w:val="24"/>
                <w:szCs w:val="24"/>
                <w:lang w:val="el-GR" w:eastAsia="el-GR"/>
              </w:rPr>
              <w:t>Interview</w:t>
            </w:r>
            <w:proofErr w:type="spellEnd"/>
          </w:p>
        </w:tc>
        <w:tc>
          <w:tcPr>
            <w:tcW w:w="3501" w:type="dxa"/>
            <w:vAlign w:val="center"/>
          </w:tcPr>
          <w:p w:rsidRPr="003221AA" w:rsidR="003221AA" w:rsidP="003221AA" w:rsidRDefault="003221AA" w14:paraId="271A56DF"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HR </w:t>
            </w:r>
            <w:proofErr w:type="spellStart"/>
            <w:r w:rsidRPr="003221AA">
              <w:rPr>
                <w:rFonts w:ascii="Times New Roman" w:hAnsi="Times New Roman"/>
                <w:sz w:val="24"/>
                <w:szCs w:val="24"/>
                <w:lang w:val="el-GR" w:eastAsia="el-GR"/>
              </w:rPr>
              <w:t>Recruiter</w:t>
            </w:r>
            <w:proofErr w:type="spellEnd"/>
          </w:p>
        </w:tc>
      </w:tr>
      <w:tr w:rsidRPr="003221AA" w:rsidR="003221AA" w:rsidTr="005532CF" w14:paraId="43F36A10" w14:textId="77777777">
        <w:trPr>
          <w:trHeight w:val="416"/>
          <w:jc w:val="center"/>
        </w:trPr>
        <w:tc>
          <w:tcPr>
            <w:tcW w:w="3501" w:type="dxa"/>
            <w:vAlign w:val="center"/>
          </w:tcPr>
          <w:p w:rsidRPr="003221AA" w:rsidR="003221AA" w:rsidP="003221AA" w:rsidRDefault="003221AA" w14:paraId="284296BD"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Αξιολόγηση </w:t>
            </w:r>
            <w:proofErr w:type="spellStart"/>
            <w:r w:rsidRPr="003221AA">
              <w:rPr>
                <w:rFonts w:ascii="Times New Roman" w:hAnsi="Times New Roman"/>
                <w:sz w:val="24"/>
                <w:szCs w:val="24"/>
                <w:lang w:val="el-GR" w:eastAsia="el-GR"/>
              </w:rPr>
              <w:t>Problem</w:t>
            </w:r>
            <w:proofErr w:type="spellEnd"/>
            <w:r w:rsidRPr="003221AA">
              <w:rPr>
                <w:rFonts w:ascii="Times New Roman" w:hAnsi="Times New Roman"/>
                <w:sz w:val="24"/>
                <w:szCs w:val="24"/>
                <w:lang w:val="el-GR" w:eastAsia="el-GR"/>
              </w:rPr>
              <w:t xml:space="preserve"> </w:t>
            </w:r>
            <w:proofErr w:type="spellStart"/>
            <w:r w:rsidRPr="003221AA">
              <w:rPr>
                <w:rFonts w:ascii="Times New Roman" w:hAnsi="Times New Roman"/>
                <w:sz w:val="24"/>
                <w:szCs w:val="24"/>
                <w:lang w:val="el-GR" w:eastAsia="el-GR"/>
              </w:rPr>
              <w:t>Statement</w:t>
            </w:r>
            <w:proofErr w:type="spellEnd"/>
          </w:p>
        </w:tc>
        <w:tc>
          <w:tcPr>
            <w:tcW w:w="3501" w:type="dxa"/>
            <w:vAlign w:val="center"/>
          </w:tcPr>
          <w:p w:rsidRPr="003221AA" w:rsidR="003221AA" w:rsidP="003221AA" w:rsidRDefault="003221AA" w14:paraId="1D9DA5EE"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BU </w:t>
            </w:r>
            <w:proofErr w:type="spellStart"/>
            <w:r w:rsidRPr="003221AA">
              <w:rPr>
                <w:rFonts w:ascii="Times New Roman" w:hAnsi="Times New Roman"/>
                <w:sz w:val="24"/>
                <w:szCs w:val="24"/>
                <w:lang w:val="el-GR" w:eastAsia="el-GR"/>
              </w:rPr>
              <w:t>Instructor</w:t>
            </w:r>
            <w:proofErr w:type="spellEnd"/>
          </w:p>
        </w:tc>
      </w:tr>
      <w:tr w:rsidRPr="003221AA" w:rsidR="003221AA" w:rsidTr="005532CF" w14:paraId="3952AFC4" w14:textId="77777777">
        <w:trPr>
          <w:trHeight w:val="416"/>
          <w:jc w:val="center"/>
        </w:trPr>
        <w:tc>
          <w:tcPr>
            <w:tcW w:w="3501" w:type="dxa"/>
            <w:vAlign w:val="center"/>
          </w:tcPr>
          <w:p w:rsidRPr="003221AA" w:rsidR="003221AA" w:rsidP="003221AA" w:rsidRDefault="003221AA" w14:paraId="6C38B00A"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Απόφαση απασχόλησης (</w:t>
            </w:r>
            <w:proofErr w:type="spellStart"/>
            <w:r w:rsidRPr="003221AA">
              <w:rPr>
                <w:rFonts w:ascii="Times New Roman" w:hAnsi="Times New Roman"/>
                <w:sz w:val="24"/>
                <w:szCs w:val="24"/>
                <w:lang w:val="el-GR" w:eastAsia="el-GR"/>
              </w:rPr>
              <w:t>Accept</w:t>
            </w:r>
            <w:proofErr w:type="spellEnd"/>
            <w:r w:rsidRPr="003221AA">
              <w:rPr>
                <w:rFonts w:ascii="Times New Roman" w:hAnsi="Times New Roman"/>
                <w:sz w:val="24"/>
                <w:szCs w:val="24"/>
                <w:lang w:val="el-GR" w:eastAsia="el-GR"/>
              </w:rPr>
              <w:t>/</w:t>
            </w:r>
            <w:proofErr w:type="spellStart"/>
            <w:r w:rsidRPr="003221AA">
              <w:rPr>
                <w:rFonts w:ascii="Times New Roman" w:hAnsi="Times New Roman"/>
                <w:sz w:val="24"/>
                <w:szCs w:val="24"/>
                <w:lang w:val="el-GR" w:eastAsia="el-GR"/>
              </w:rPr>
              <w:t>Reject</w:t>
            </w:r>
            <w:proofErr w:type="spellEnd"/>
            <w:r w:rsidRPr="003221AA">
              <w:rPr>
                <w:rFonts w:ascii="Times New Roman" w:hAnsi="Times New Roman"/>
                <w:sz w:val="24"/>
                <w:szCs w:val="24"/>
                <w:lang w:val="el-GR" w:eastAsia="el-GR"/>
              </w:rPr>
              <w:t>)</w:t>
            </w:r>
          </w:p>
        </w:tc>
        <w:tc>
          <w:tcPr>
            <w:tcW w:w="3501" w:type="dxa"/>
            <w:vAlign w:val="center"/>
          </w:tcPr>
          <w:p w:rsidRPr="003221AA" w:rsidR="003221AA" w:rsidP="003221AA" w:rsidRDefault="003221AA" w14:paraId="55C673BB"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BU </w:t>
            </w:r>
            <w:proofErr w:type="spellStart"/>
            <w:r w:rsidRPr="003221AA">
              <w:rPr>
                <w:rFonts w:ascii="Times New Roman" w:hAnsi="Times New Roman"/>
                <w:sz w:val="24"/>
                <w:szCs w:val="24"/>
                <w:lang w:val="el-GR" w:eastAsia="el-GR"/>
              </w:rPr>
              <w:t>Instructor</w:t>
            </w:r>
            <w:proofErr w:type="spellEnd"/>
            <w:r w:rsidRPr="003221AA">
              <w:rPr>
                <w:rFonts w:ascii="Times New Roman" w:hAnsi="Times New Roman"/>
                <w:sz w:val="24"/>
                <w:szCs w:val="24"/>
                <w:lang w:val="el-GR" w:eastAsia="el-GR"/>
              </w:rPr>
              <w:t xml:space="preserve"> &amp; HR </w:t>
            </w:r>
            <w:proofErr w:type="spellStart"/>
            <w:r w:rsidRPr="003221AA">
              <w:rPr>
                <w:rFonts w:ascii="Times New Roman" w:hAnsi="Times New Roman"/>
                <w:sz w:val="24"/>
                <w:szCs w:val="24"/>
                <w:lang w:val="el-GR" w:eastAsia="el-GR"/>
              </w:rPr>
              <w:t>Recruiter</w:t>
            </w:r>
            <w:proofErr w:type="spellEnd"/>
          </w:p>
        </w:tc>
      </w:tr>
      <w:tr w:rsidRPr="003221AA" w:rsidR="003221AA" w:rsidTr="005532CF" w14:paraId="500CC5CC" w14:textId="77777777">
        <w:trPr>
          <w:trHeight w:val="416"/>
          <w:jc w:val="center"/>
        </w:trPr>
        <w:tc>
          <w:tcPr>
            <w:tcW w:w="3501" w:type="dxa"/>
            <w:vAlign w:val="center"/>
          </w:tcPr>
          <w:p w:rsidRPr="003221AA" w:rsidR="003221AA" w:rsidP="003221AA" w:rsidRDefault="003221AA" w14:paraId="342DBC15"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Συμφωνητικό συνεργασίας</w:t>
            </w:r>
          </w:p>
        </w:tc>
        <w:tc>
          <w:tcPr>
            <w:tcW w:w="3501" w:type="dxa"/>
            <w:vAlign w:val="center"/>
          </w:tcPr>
          <w:p w:rsidRPr="003221AA" w:rsidR="003221AA" w:rsidP="003221AA" w:rsidRDefault="003221AA" w14:paraId="59954F37"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HR </w:t>
            </w:r>
            <w:proofErr w:type="spellStart"/>
            <w:r w:rsidRPr="003221AA">
              <w:rPr>
                <w:rFonts w:ascii="Times New Roman" w:hAnsi="Times New Roman"/>
                <w:sz w:val="24"/>
                <w:szCs w:val="24"/>
                <w:lang w:val="el-GR" w:eastAsia="el-GR"/>
              </w:rPr>
              <w:t>Recruiter</w:t>
            </w:r>
            <w:proofErr w:type="spellEnd"/>
          </w:p>
        </w:tc>
      </w:tr>
      <w:tr w:rsidRPr="003221AA" w:rsidR="003221AA" w:rsidTr="005532CF" w14:paraId="0AFE441F" w14:textId="77777777">
        <w:trPr>
          <w:trHeight w:val="416"/>
          <w:jc w:val="center"/>
        </w:trPr>
        <w:tc>
          <w:tcPr>
            <w:tcW w:w="3501" w:type="dxa"/>
            <w:vAlign w:val="center"/>
          </w:tcPr>
          <w:p w:rsidRPr="003221AA" w:rsidR="003221AA" w:rsidP="003221AA" w:rsidRDefault="003221AA" w14:paraId="150D14A1"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Πλάνο Εργασιών/Καθορισμός σταδίων πρακτικής άσκησης</w:t>
            </w:r>
          </w:p>
        </w:tc>
        <w:tc>
          <w:tcPr>
            <w:tcW w:w="3501" w:type="dxa"/>
            <w:vAlign w:val="center"/>
          </w:tcPr>
          <w:p w:rsidRPr="003221AA" w:rsidR="003221AA" w:rsidP="003221AA" w:rsidRDefault="003221AA" w14:paraId="31DD1F15"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HR </w:t>
            </w:r>
            <w:proofErr w:type="spellStart"/>
            <w:r w:rsidRPr="003221AA">
              <w:rPr>
                <w:rFonts w:ascii="Times New Roman" w:hAnsi="Times New Roman"/>
                <w:sz w:val="24"/>
                <w:szCs w:val="24"/>
                <w:lang w:val="el-GR" w:eastAsia="el-GR"/>
              </w:rPr>
              <w:t>Recruiter</w:t>
            </w:r>
            <w:proofErr w:type="spellEnd"/>
            <w:r w:rsidRPr="003221AA">
              <w:rPr>
                <w:rFonts w:ascii="Times New Roman" w:hAnsi="Times New Roman"/>
                <w:sz w:val="24"/>
                <w:szCs w:val="24"/>
                <w:lang w:val="el-GR" w:eastAsia="el-GR"/>
              </w:rPr>
              <w:t xml:space="preserve"> &amp; BU </w:t>
            </w:r>
            <w:proofErr w:type="spellStart"/>
            <w:r w:rsidRPr="003221AA">
              <w:rPr>
                <w:rFonts w:ascii="Times New Roman" w:hAnsi="Times New Roman"/>
                <w:sz w:val="24"/>
                <w:szCs w:val="24"/>
                <w:lang w:val="el-GR" w:eastAsia="el-GR"/>
              </w:rPr>
              <w:t>instructor</w:t>
            </w:r>
            <w:proofErr w:type="spellEnd"/>
          </w:p>
        </w:tc>
      </w:tr>
      <w:tr w:rsidRPr="003221AA" w:rsidR="003221AA" w:rsidTr="005532CF" w14:paraId="62892C67" w14:textId="77777777">
        <w:trPr>
          <w:trHeight w:val="416"/>
          <w:jc w:val="center"/>
        </w:trPr>
        <w:tc>
          <w:tcPr>
            <w:tcW w:w="3501" w:type="dxa"/>
            <w:vAlign w:val="center"/>
          </w:tcPr>
          <w:p w:rsidRPr="003221AA" w:rsidR="003221AA" w:rsidP="003221AA" w:rsidRDefault="003221AA" w14:paraId="5788046B"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Αξιολόγηση </w:t>
            </w:r>
            <w:proofErr w:type="spellStart"/>
            <w:r w:rsidRPr="003221AA">
              <w:rPr>
                <w:rFonts w:ascii="Times New Roman" w:hAnsi="Times New Roman"/>
                <w:sz w:val="24"/>
                <w:szCs w:val="24"/>
                <w:lang w:val="el-GR" w:eastAsia="el-GR"/>
              </w:rPr>
              <w:t>Trainee</w:t>
            </w:r>
            <w:proofErr w:type="spellEnd"/>
          </w:p>
        </w:tc>
        <w:tc>
          <w:tcPr>
            <w:tcW w:w="3501" w:type="dxa"/>
            <w:vAlign w:val="center"/>
          </w:tcPr>
          <w:p w:rsidRPr="003221AA" w:rsidR="003221AA" w:rsidP="003221AA" w:rsidRDefault="003221AA" w14:paraId="181E6EB1"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BU </w:t>
            </w:r>
            <w:proofErr w:type="spellStart"/>
            <w:r w:rsidRPr="003221AA">
              <w:rPr>
                <w:rFonts w:ascii="Times New Roman" w:hAnsi="Times New Roman"/>
                <w:sz w:val="24"/>
                <w:szCs w:val="24"/>
                <w:lang w:val="el-GR" w:eastAsia="el-GR"/>
              </w:rPr>
              <w:t>Instructor</w:t>
            </w:r>
            <w:proofErr w:type="spellEnd"/>
          </w:p>
        </w:tc>
      </w:tr>
      <w:tr w:rsidRPr="003221AA" w:rsidR="003221AA" w:rsidTr="005532CF" w14:paraId="10C9895E" w14:textId="77777777">
        <w:trPr>
          <w:trHeight w:val="416"/>
          <w:jc w:val="center"/>
        </w:trPr>
        <w:tc>
          <w:tcPr>
            <w:tcW w:w="3501" w:type="dxa"/>
            <w:vAlign w:val="center"/>
          </w:tcPr>
          <w:p w:rsidRPr="003221AA" w:rsidR="003221AA" w:rsidP="003221AA" w:rsidRDefault="003221AA" w14:paraId="43795CC9"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Πρόσληψη </w:t>
            </w:r>
            <w:r w:rsidRPr="003221AA">
              <w:rPr>
                <w:rFonts w:ascii="Times New Roman" w:hAnsi="Times New Roman"/>
                <w:sz w:val="24"/>
                <w:szCs w:val="24"/>
                <w:lang w:val="en-US" w:eastAsia="el-GR"/>
              </w:rPr>
              <w:t>(Yes</w:t>
            </w:r>
            <w:r w:rsidRPr="003221AA">
              <w:rPr>
                <w:rFonts w:ascii="Times New Roman" w:hAnsi="Times New Roman"/>
                <w:sz w:val="24"/>
                <w:szCs w:val="24"/>
                <w:lang w:val="el-GR" w:eastAsia="el-GR"/>
              </w:rPr>
              <w:t xml:space="preserve"> </w:t>
            </w:r>
            <w:proofErr w:type="spellStart"/>
            <w:r w:rsidRPr="003221AA">
              <w:rPr>
                <w:rFonts w:ascii="Times New Roman" w:hAnsi="Times New Roman"/>
                <w:sz w:val="24"/>
                <w:szCs w:val="24"/>
                <w:lang w:val="el-GR" w:eastAsia="el-GR"/>
              </w:rPr>
              <w:t>or</w:t>
            </w:r>
            <w:proofErr w:type="spellEnd"/>
            <w:r w:rsidRPr="003221AA">
              <w:rPr>
                <w:rFonts w:ascii="Times New Roman" w:hAnsi="Times New Roman"/>
                <w:sz w:val="24"/>
                <w:szCs w:val="24"/>
                <w:lang w:val="el-GR" w:eastAsia="el-GR"/>
              </w:rPr>
              <w:t xml:space="preserve"> </w:t>
            </w:r>
            <w:proofErr w:type="spellStart"/>
            <w:r w:rsidRPr="003221AA">
              <w:rPr>
                <w:rFonts w:ascii="Times New Roman" w:hAnsi="Times New Roman"/>
                <w:sz w:val="24"/>
                <w:szCs w:val="24"/>
                <w:lang w:val="el-GR" w:eastAsia="el-GR"/>
              </w:rPr>
              <w:t>No</w:t>
            </w:r>
            <w:proofErr w:type="spellEnd"/>
            <w:r w:rsidRPr="003221AA">
              <w:rPr>
                <w:rFonts w:ascii="Times New Roman" w:hAnsi="Times New Roman"/>
                <w:sz w:val="24"/>
                <w:szCs w:val="24"/>
                <w:lang w:val="el-GR" w:eastAsia="el-GR"/>
              </w:rPr>
              <w:t>)</w:t>
            </w:r>
          </w:p>
        </w:tc>
        <w:tc>
          <w:tcPr>
            <w:tcW w:w="3501" w:type="dxa"/>
            <w:vAlign w:val="center"/>
          </w:tcPr>
          <w:p w:rsidRPr="003221AA" w:rsidR="003221AA" w:rsidP="003221AA" w:rsidRDefault="003221AA" w14:paraId="21E95E0B" w14:textId="77777777">
            <w:pPr>
              <w:spacing w:before="100" w:beforeAutospacing="1" w:after="100" w:afterAutospacing="1" w:line="240" w:lineRule="auto"/>
              <w:jc w:val="center"/>
              <w:rPr>
                <w:rFonts w:ascii="Times New Roman" w:hAnsi="Times New Roman"/>
                <w:b/>
                <w:bCs/>
                <w:sz w:val="24"/>
                <w:szCs w:val="24"/>
                <w:lang w:val="el-GR" w:eastAsia="el-GR"/>
              </w:rPr>
            </w:pPr>
            <w:r w:rsidRPr="003221AA">
              <w:rPr>
                <w:rFonts w:ascii="Times New Roman" w:hAnsi="Times New Roman"/>
                <w:sz w:val="24"/>
                <w:szCs w:val="24"/>
                <w:lang w:val="el-GR" w:eastAsia="el-GR"/>
              </w:rPr>
              <w:t xml:space="preserve">ΒU </w:t>
            </w:r>
            <w:proofErr w:type="spellStart"/>
            <w:r w:rsidRPr="003221AA">
              <w:rPr>
                <w:rFonts w:ascii="Times New Roman" w:hAnsi="Times New Roman"/>
                <w:sz w:val="24"/>
                <w:szCs w:val="24"/>
                <w:lang w:val="el-GR" w:eastAsia="el-GR"/>
              </w:rPr>
              <w:t>instructor</w:t>
            </w:r>
            <w:proofErr w:type="spellEnd"/>
            <w:r w:rsidRPr="003221AA">
              <w:rPr>
                <w:rFonts w:ascii="Times New Roman" w:hAnsi="Times New Roman"/>
                <w:sz w:val="24"/>
                <w:szCs w:val="24"/>
                <w:lang w:val="el-GR" w:eastAsia="el-GR"/>
              </w:rPr>
              <w:t xml:space="preserve"> (&amp; υπεύθυνος τμήματος)</w:t>
            </w:r>
          </w:p>
        </w:tc>
      </w:tr>
    </w:tbl>
    <w:p w:rsidRPr="003221AA" w:rsidR="003221AA" w:rsidP="000E7CAD" w:rsidRDefault="003221AA" w14:paraId="1BDDCFD0" w14:textId="77777777">
      <w:pPr>
        <w:rPr>
          <w:rFonts w:cs="Tahoma"/>
          <w:lang w:val="en-US" w:eastAsia="el-GR"/>
          <w:rPrChange w:author="Tsoumaka Erasmia" w:date="2023-07-26T10:49:00Z" w:id="1119">
            <w:rPr>
              <w:rFonts w:cs="Tahoma"/>
              <w:lang w:eastAsia="el-GR"/>
            </w:rPr>
          </w:rPrChange>
        </w:rPr>
      </w:pPr>
    </w:p>
    <w:p w:rsidRPr="00D23304" w:rsidR="00986CD2" w:rsidP="00FA7B1C" w:rsidRDefault="00986CD2" w14:paraId="3100B797" w14:textId="77777777">
      <w:pPr>
        <w:rPr>
          <w:rFonts w:cs="Tahoma"/>
          <w:lang w:val="el-GR" w:eastAsia="el-GR"/>
          <w:rPrChange w:author="Tsoumaka Erasmia" w:date="2023-07-26T10:49:00Z" w:id="1120">
            <w:rPr>
              <w:rFonts w:cs="Tahoma"/>
              <w:lang w:eastAsia="el-GR"/>
            </w:rPr>
          </w:rPrChange>
        </w:rPr>
      </w:pPr>
    </w:p>
    <w:p w:rsidRPr="00A44DDD" w:rsidR="00FA7B1C" w:rsidDel="00D23304" w:rsidP="00FA7B1C" w:rsidRDefault="00FA7B1C" w14:paraId="5034FF81" w14:textId="48E2FF18">
      <w:pPr>
        <w:rPr>
          <w:del w:author="Tsoumaka Erasmia" w:date="2023-07-26T11:15:00Z" w:id="1121"/>
          <w:rFonts w:cs="Tahoma"/>
          <w:lang w:val="el-GR" w:eastAsia="el-GR"/>
          <w:rPrChange w:author="Tsoumaka Erasmia" w:date="2023-07-26T11:22:00Z" w:id="1122">
            <w:rPr>
              <w:del w:author="Tsoumaka Erasmia" w:date="2023-07-26T11:15:00Z" w:id="1123"/>
              <w:rFonts w:cs="Tahoma"/>
              <w:lang w:eastAsia="el-GR"/>
            </w:rPr>
          </w:rPrChange>
        </w:rPr>
      </w:pPr>
      <w:del w:author="Tsoumaka Erasmia" w:date="2023-07-26T11:15:00Z" w:id="1124">
        <w:r w:rsidRPr="00BC5F82" w:rsidDel="00D23304">
          <w:rPr>
            <w:rFonts w:cs="Tahoma"/>
            <w:lang w:eastAsia="el-GR"/>
          </w:rPr>
          <w:delText>The</w:delText>
        </w:r>
        <w:r w:rsidRPr="00A44DDD" w:rsidDel="00D23304">
          <w:rPr>
            <w:rFonts w:cs="Tahoma"/>
            <w:lang w:val="el-GR" w:eastAsia="el-GR"/>
            <w:rPrChange w:author="Tsoumaka Erasmia" w:date="2023-07-26T11:22:00Z" w:id="1125">
              <w:rPr>
                <w:rFonts w:cs="Tahoma"/>
                <w:lang w:eastAsia="el-GR"/>
              </w:rPr>
            </w:rPrChange>
          </w:rPr>
          <w:delText xml:space="preserve"> </w:delText>
        </w:r>
        <w:r w:rsidRPr="00BC5F82" w:rsidDel="00D23304">
          <w:rPr>
            <w:rFonts w:cs="Tahoma"/>
            <w:lang w:eastAsia="el-GR"/>
          </w:rPr>
          <w:delText>scenarios</w:delText>
        </w:r>
        <w:r w:rsidRPr="00A44DDD" w:rsidDel="00D23304">
          <w:rPr>
            <w:rFonts w:cs="Tahoma"/>
            <w:lang w:val="el-GR" w:eastAsia="el-GR"/>
            <w:rPrChange w:author="Tsoumaka Erasmia" w:date="2023-07-26T11:22:00Z" w:id="1126">
              <w:rPr>
                <w:rFonts w:cs="Tahoma"/>
                <w:lang w:eastAsia="el-GR"/>
              </w:rPr>
            </w:rPrChange>
          </w:rPr>
          <w:delText xml:space="preserve"> </w:delText>
        </w:r>
        <w:r w:rsidRPr="00BC5F82" w:rsidDel="00D23304">
          <w:rPr>
            <w:rFonts w:cs="Tahoma"/>
            <w:lang w:eastAsia="el-GR"/>
          </w:rPr>
          <w:delText>refined</w:delText>
        </w:r>
        <w:r w:rsidRPr="00A44DDD" w:rsidDel="00D23304">
          <w:rPr>
            <w:rFonts w:cs="Tahoma"/>
            <w:lang w:val="el-GR" w:eastAsia="el-GR"/>
            <w:rPrChange w:author="Tsoumaka Erasmia" w:date="2023-07-26T11:22:00Z" w:id="1127">
              <w:rPr>
                <w:rFonts w:cs="Tahoma"/>
                <w:lang w:eastAsia="el-GR"/>
              </w:rPr>
            </w:rPrChange>
          </w:rPr>
          <w:delText xml:space="preserve"> </w:delText>
        </w:r>
        <w:r w:rsidRPr="00BC5F82" w:rsidDel="00D23304">
          <w:rPr>
            <w:rFonts w:cs="Tahoma"/>
            <w:lang w:eastAsia="el-GR"/>
          </w:rPr>
          <w:delText>during</w:delText>
        </w:r>
        <w:r w:rsidRPr="00A44DDD" w:rsidDel="00D23304">
          <w:rPr>
            <w:rFonts w:cs="Tahoma"/>
            <w:lang w:val="el-GR" w:eastAsia="el-GR"/>
            <w:rPrChange w:author="Tsoumaka Erasmia" w:date="2023-07-26T11:22:00Z" w:id="1128">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129">
              <w:rPr>
                <w:rFonts w:cs="Tahoma"/>
                <w:lang w:eastAsia="el-GR"/>
              </w:rPr>
            </w:rPrChange>
          </w:rPr>
          <w:delText xml:space="preserve"> </w:delText>
        </w:r>
        <w:r w:rsidRPr="00BC5F82" w:rsidDel="00D23304">
          <w:rPr>
            <w:rFonts w:cs="Tahoma"/>
            <w:lang w:eastAsia="el-GR"/>
          </w:rPr>
          <w:delText>workshops</w:delText>
        </w:r>
        <w:r w:rsidRPr="00A44DDD" w:rsidDel="00D23304">
          <w:rPr>
            <w:rFonts w:cs="Tahoma"/>
            <w:lang w:val="el-GR" w:eastAsia="el-GR"/>
            <w:rPrChange w:author="Tsoumaka Erasmia" w:date="2023-07-26T11:22:00Z" w:id="1130">
              <w:rPr>
                <w:rFonts w:cs="Tahoma"/>
                <w:lang w:eastAsia="el-GR"/>
              </w:rPr>
            </w:rPrChange>
          </w:rPr>
          <w:delText xml:space="preserve"> </w:delText>
        </w:r>
        <w:r w:rsidRPr="00BC5F82" w:rsidDel="00D23304">
          <w:rPr>
            <w:rFonts w:cs="Tahoma"/>
            <w:lang w:eastAsia="el-GR"/>
          </w:rPr>
          <w:delText>would</w:delText>
        </w:r>
        <w:r w:rsidRPr="00A44DDD" w:rsidDel="00D23304">
          <w:rPr>
            <w:rFonts w:cs="Tahoma"/>
            <w:lang w:val="el-GR" w:eastAsia="el-GR"/>
            <w:rPrChange w:author="Tsoumaka Erasmia" w:date="2023-07-26T11:22:00Z" w:id="1131">
              <w:rPr>
                <w:rFonts w:cs="Tahoma"/>
                <w:lang w:eastAsia="el-GR"/>
              </w:rPr>
            </w:rPrChange>
          </w:rPr>
          <w:delText xml:space="preserve"> </w:delText>
        </w:r>
        <w:r w:rsidRPr="00BC5F82" w:rsidDel="00D23304">
          <w:rPr>
            <w:rFonts w:cs="Tahoma"/>
            <w:lang w:eastAsia="el-GR"/>
          </w:rPr>
          <w:delText>be</w:delText>
        </w:r>
        <w:r w:rsidRPr="00A44DDD" w:rsidDel="00D23304">
          <w:rPr>
            <w:rFonts w:cs="Tahoma"/>
            <w:lang w:val="el-GR" w:eastAsia="el-GR"/>
            <w:rPrChange w:author="Tsoumaka Erasmia" w:date="2023-07-26T11:22:00Z" w:id="1132">
              <w:rPr>
                <w:rFonts w:cs="Tahoma"/>
                <w:lang w:eastAsia="el-GR"/>
              </w:rPr>
            </w:rPrChange>
          </w:rPr>
          <w:delText xml:space="preserve"> </w:delText>
        </w:r>
        <w:r w:rsidRPr="00BC5F82" w:rsidDel="00D23304">
          <w:rPr>
            <w:rFonts w:cs="Tahoma"/>
            <w:lang w:eastAsia="el-GR"/>
          </w:rPr>
          <w:delText>focussed</w:delText>
        </w:r>
        <w:r w:rsidRPr="00A44DDD" w:rsidDel="00D23304">
          <w:rPr>
            <w:rFonts w:cs="Tahoma"/>
            <w:lang w:val="el-GR" w:eastAsia="el-GR"/>
            <w:rPrChange w:author="Tsoumaka Erasmia" w:date="2023-07-26T11:22:00Z" w:id="1133">
              <w:rPr>
                <w:rFonts w:cs="Tahoma"/>
                <w:lang w:eastAsia="el-GR"/>
              </w:rPr>
            </w:rPrChange>
          </w:rPr>
          <w:delText xml:space="preserve"> </w:delText>
        </w:r>
        <w:r w:rsidRPr="00BC5F82" w:rsidDel="00D23304">
          <w:rPr>
            <w:rFonts w:cs="Tahoma"/>
            <w:lang w:eastAsia="el-GR"/>
          </w:rPr>
          <w:delText>on</w:delText>
        </w:r>
        <w:r w:rsidRPr="00A44DDD" w:rsidDel="00D23304">
          <w:rPr>
            <w:rFonts w:cs="Tahoma"/>
            <w:lang w:val="el-GR" w:eastAsia="el-GR"/>
            <w:rPrChange w:author="Tsoumaka Erasmia" w:date="2023-07-26T11:22:00Z" w:id="1134">
              <w:rPr>
                <w:rFonts w:cs="Tahoma"/>
                <w:lang w:eastAsia="el-GR"/>
              </w:rPr>
            </w:rPrChange>
          </w:rPr>
          <w:delText xml:space="preserve"> </w:delText>
        </w:r>
        <w:r w:rsidRPr="00BC5F82" w:rsidDel="00D23304">
          <w:rPr>
            <w:rFonts w:cs="Tahoma"/>
            <w:lang w:eastAsia="el-GR"/>
          </w:rPr>
          <w:delText>specific</w:delText>
        </w:r>
        <w:r w:rsidRPr="00A44DDD" w:rsidDel="00D23304">
          <w:rPr>
            <w:rFonts w:cs="Tahoma"/>
            <w:lang w:val="el-GR" w:eastAsia="el-GR"/>
            <w:rPrChange w:author="Tsoumaka Erasmia" w:date="2023-07-26T11:22:00Z" w:id="1135">
              <w:rPr>
                <w:rFonts w:cs="Tahoma"/>
                <w:lang w:eastAsia="el-GR"/>
              </w:rPr>
            </w:rPrChange>
          </w:rPr>
          <w:delText xml:space="preserve"> </w:delText>
        </w:r>
        <w:r w:rsidRPr="00BC5F82" w:rsidDel="00D23304">
          <w:rPr>
            <w:rFonts w:cs="Tahoma"/>
            <w:lang w:eastAsia="el-GR"/>
          </w:rPr>
          <w:delText>applications</w:delText>
        </w:r>
        <w:r w:rsidRPr="00A44DDD" w:rsidDel="00D23304">
          <w:rPr>
            <w:rFonts w:cs="Tahoma"/>
            <w:lang w:val="el-GR" w:eastAsia="el-GR"/>
            <w:rPrChange w:author="Tsoumaka Erasmia" w:date="2023-07-26T11:22:00Z" w:id="1136">
              <w:rPr>
                <w:rFonts w:cs="Tahoma"/>
                <w:lang w:eastAsia="el-GR"/>
              </w:rPr>
            </w:rPrChange>
          </w:rPr>
          <w:delText xml:space="preserve"> (</w:delText>
        </w:r>
        <w:r w:rsidRPr="00BC5F82" w:rsidDel="00D23304">
          <w:rPr>
            <w:rFonts w:cs="Tahoma"/>
            <w:lang w:eastAsia="el-GR"/>
          </w:rPr>
          <w:delText>such</w:delText>
        </w:r>
        <w:r w:rsidRPr="00A44DDD" w:rsidDel="00D23304">
          <w:rPr>
            <w:rFonts w:cs="Tahoma"/>
            <w:lang w:val="el-GR" w:eastAsia="el-GR"/>
            <w:rPrChange w:author="Tsoumaka Erasmia" w:date="2023-07-26T11:22:00Z" w:id="1137">
              <w:rPr>
                <w:rFonts w:cs="Tahoma"/>
                <w:lang w:eastAsia="el-GR"/>
              </w:rPr>
            </w:rPrChange>
          </w:rPr>
          <w:delText xml:space="preserve"> </w:delText>
        </w:r>
        <w:r w:rsidRPr="00BC5F82" w:rsidDel="00D23304">
          <w:rPr>
            <w:rFonts w:cs="Tahoma"/>
            <w:lang w:eastAsia="el-GR"/>
          </w:rPr>
          <w:delText>as</w:delText>
        </w:r>
        <w:r w:rsidRPr="00A44DDD" w:rsidDel="00D23304">
          <w:rPr>
            <w:rFonts w:cs="Tahoma"/>
            <w:lang w:val="el-GR" w:eastAsia="el-GR"/>
            <w:rPrChange w:author="Tsoumaka Erasmia" w:date="2023-07-26T11:22:00Z" w:id="1138">
              <w:rPr>
                <w:rFonts w:cs="Tahoma"/>
                <w:lang w:eastAsia="el-GR"/>
              </w:rPr>
            </w:rPrChange>
          </w:rPr>
          <w:delText xml:space="preserve">: </w:delText>
        </w:r>
        <w:r w:rsidRPr="00BC5F82" w:rsidDel="00D23304">
          <w:rPr>
            <w:rFonts w:cs="Tahoma"/>
            <w:lang w:eastAsia="el-GR"/>
          </w:rPr>
          <w:delText>waste</w:delText>
        </w:r>
        <w:r w:rsidRPr="00A44DDD" w:rsidDel="00D23304">
          <w:rPr>
            <w:rFonts w:cs="Tahoma"/>
            <w:lang w:val="el-GR" w:eastAsia="el-GR"/>
            <w:rPrChange w:author="Tsoumaka Erasmia" w:date="2023-07-26T11:22:00Z" w:id="1139">
              <w:rPr>
                <w:rFonts w:cs="Tahoma"/>
                <w:lang w:eastAsia="el-GR"/>
              </w:rPr>
            </w:rPrChange>
          </w:rPr>
          <w:delText xml:space="preserve">, </w:delText>
        </w:r>
        <w:r w:rsidRPr="00BC5F82" w:rsidDel="00D23304">
          <w:rPr>
            <w:rFonts w:cs="Tahoma"/>
            <w:lang w:eastAsia="el-GR"/>
          </w:rPr>
          <w:delText>traffic</w:delText>
        </w:r>
        <w:r w:rsidRPr="00A44DDD" w:rsidDel="00D23304">
          <w:rPr>
            <w:rFonts w:cs="Tahoma"/>
            <w:lang w:val="el-GR" w:eastAsia="el-GR"/>
            <w:rPrChange w:author="Tsoumaka Erasmia" w:date="2023-07-26T11:22:00Z" w:id="1140">
              <w:rPr>
                <w:rFonts w:cs="Tahoma"/>
                <w:lang w:eastAsia="el-GR"/>
              </w:rPr>
            </w:rPrChange>
          </w:rPr>
          <w:delText xml:space="preserve">, </w:delText>
        </w:r>
        <w:r w:rsidRPr="00BC5F82" w:rsidDel="00D23304">
          <w:rPr>
            <w:rFonts w:cs="Tahoma"/>
            <w:lang w:eastAsia="el-GR"/>
          </w:rPr>
          <w:delText>lighting</w:delText>
        </w:r>
        <w:r w:rsidRPr="00A44DDD" w:rsidDel="00D23304">
          <w:rPr>
            <w:rFonts w:cs="Tahoma"/>
            <w:lang w:val="el-GR" w:eastAsia="el-GR"/>
            <w:rPrChange w:author="Tsoumaka Erasmia" w:date="2023-07-26T11:22:00Z" w:id="1141">
              <w:rPr>
                <w:rFonts w:cs="Tahoma"/>
                <w:lang w:eastAsia="el-GR"/>
              </w:rPr>
            </w:rPrChange>
          </w:rPr>
          <w:delText xml:space="preserve">, </w:delText>
        </w:r>
        <w:r w:rsidRPr="00BC5F82" w:rsidDel="00D23304">
          <w:rPr>
            <w:rFonts w:cs="Tahoma"/>
            <w:lang w:eastAsia="el-GR"/>
          </w:rPr>
          <w:delText>mobility</w:delText>
        </w:r>
        <w:r w:rsidRPr="00A44DDD" w:rsidDel="00D23304">
          <w:rPr>
            <w:rFonts w:cs="Tahoma"/>
            <w:lang w:val="el-GR" w:eastAsia="el-GR"/>
            <w:rPrChange w:author="Tsoumaka Erasmia" w:date="2023-07-26T11:22:00Z" w:id="1142">
              <w:rPr>
                <w:rFonts w:cs="Tahoma"/>
                <w:lang w:eastAsia="el-GR"/>
              </w:rPr>
            </w:rPrChange>
          </w:rPr>
          <w:delText xml:space="preserve">, </w:delText>
        </w:r>
        <w:r w:rsidRPr="00BC5F82" w:rsidDel="00D23304">
          <w:rPr>
            <w:rFonts w:cs="Tahoma"/>
            <w:lang w:eastAsia="el-GR"/>
          </w:rPr>
          <w:delText>energy</w:delText>
        </w:r>
        <w:r w:rsidRPr="00A44DDD" w:rsidDel="00D23304">
          <w:rPr>
            <w:rFonts w:cs="Tahoma"/>
            <w:lang w:val="el-GR" w:eastAsia="el-GR"/>
            <w:rPrChange w:author="Tsoumaka Erasmia" w:date="2023-07-26T11:22:00Z" w:id="1143">
              <w:rPr>
                <w:rFonts w:cs="Tahoma"/>
                <w:lang w:eastAsia="el-GR"/>
              </w:rPr>
            </w:rPrChange>
          </w:rPr>
          <w:delText xml:space="preserve">, </w:delText>
        </w:r>
        <w:r w:rsidRPr="00BC5F82" w:rsidDel="00D23304">
          <w:rPr>
            <w:rFonts w:cs="Tahoma"/>
            <w:lang w:eastAsia="el-GR"/>
          </w:rPr>
          <w:delText>gov</w:delText>
        </w:r>
        <w:r w:rsidRPr="00A44DDD" w:rsidDel="00D23304">
          <w:rPr>
            <w:rFonts w:cs="Tahoma"/>
            <w:lang w:val="el-GR" w:eastAsia="el-GR"/>
            <w:rPrChange w:author="Tsoumaka Erasmia" w:date="2023-07-26T11:22:00Z" w:id="1144">
              <w:rPr>
                <w:rFonts w:cs="Tahoma"/>
                <w:lang w:eastAsia="el-GR"/>
              </w:rPr>
            </w:rPrChange>
          </w:rPr>
          <w:delText xml:space="preserve"> </w:delText>
        </w:r>
        <w:r w:rsidRPr="00BC5F82" w:rsidDel="00D23304">
          <w:rPr>
            <w:rFonts w:cs="Tahoma"/>
            <w:lang w:eastAsia="el-GR"/>
          </w:rPr>
          <w:delText>services</w:delText>
        </w:r>
        <w:r w:rsidRPr="00A44DDD" w:rsidDel="00D23304">
          <w:rPr>
            <w:rFonts w:cs="Tahoma"/>
            <w:lang w:val="el-GR" w:eastAsia="el-GR"/>
            <w:rPrChange w:author="Tsoumaka Erasmia" w:date="2023-07-26T11:22:00Z" w:id="1145">
              <w:rPr>
                <w:rFonts w:cs="Tahoma"/>
                <w:lang w:eastAsia="el-GR"/>
              </w:rPr>
            </w:rPrChange>
          </w:rPr>
          <w:delText xml:space="preserve">, </w:delText>
        </w:r>
        <w:r w:rsidRPr="00BC5F82" w:rsidDel="00D23304">
          <w:rPr>
            <w:rFonts w:cs="Tahoma"/>
            <w:lang w:eastAsia="el-GR"/>
          </w:rPr>
          <w:delText>water</w:delText>
        </w:r>
        <w:r w:rsidRPr="00A44DDD" w:rsidDel="00D23304">
          <w:rPr>
            <w:rFonts w:cs="Tahoma"/>
            <w:lang w:val="el-GR" w:eastAsia="el-GR"/>
            <w:rPrChange w:author="Tsoumaka Erasmia" w:date="2023-07-26T11:22:00Z" w:id="1146">
              <w:rPr>
                <w:rFonts w:cs="Tahoma"/>
                <w:lang w:eastAsia="el-GR"/>
              </w:rPr>
            </w:rPrChange>
          </w:rPr>
          <w:delText xml:space="preserve">, </w:delText>
        </w:r>
        <w:r w:rsidRPr="00BC5F82" w:rsidDel="00D23304">
          <w:rPr>
            <w:rFonts w:cs="Tahoma"/>
            <w:lang w:eastAsia="el-GR"/>
          </w:rPr>
          <w:delText>environment</w:delText>
        </w:r>
        <w:r w:rsidRPr="00A44DDD" w:rsidDel="00D23304">
          <w:rPr>
            <w:rFonts w:cs="Tahoma"/>
            <w:lang w:val="el-GR" w:eastAsia="el-GR"/>
            <w:rPrChange w:author="Tsoumaka Erasmia" w:date="2023-07-26T11:22:00Z" w:id="1147">
              <w:rPr>
                <w:rFonts w:cs="Tahoma"/>
                <w:lang w:eastAsia="el-GR"/>
              </w:rPr>
            </w:rPrChange>
          </w:rPr>
          <w:delText xml:space="preserve">, </w:delText>
        </w:r>
        <w:r w:rsidRPr="00BC5F82" w:rsidDel="00D23304">
          <w:rPr>
            <w:rFonts w:cs="Tahoma"/>
            <w:lang w:eastAsia="el-GR"/>
          </w:rPr>
          <w:delText>etc</w:delText>
        </w:r>
        <w:r w:rsidRPr="00A44DDD" w:rsidDel="00D23304">
          <w:rPr>
            <w:rFonts w:cs="Tahoma"/>
            <w:lang w:val="el-GR" w:eastAsia="el-GR"/>
            <w:rPrChange w:author="Tsoumaka Erasmia" w:date="2023-07-26T11:22:00Z" w:id="1148">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149">
              <w:rPr>
                <w:rFonts w:cs="Tahoma"/>
                <w:lang w:eastAsia="el-GR"/>
              </w:rPr>
            </w:rPrChange>
          </w:rPr>
          <w:delText xml:space="preserve"> </w:delText>
        </w:r>
        <w:r w:rsidRPr="00BC5F82" w:rsidDel="00D23304">
          <w:rPr>
            <w:rFonts w:cs="Tahoma"/>
            <w:lang w:eastAsia="el-GR"/>
          </w:rPr>
          <w:delText>with</w:delText>
        </w:r>
        <w:r w:rsidRPr="00A44DDD" w:rsidDel="00D23304">
          <w:rPr>
            <w:rFonts w:cs="Tahoma"/>
            <w:lang w:val="el-GR" w:eastAsia="el-GR"/>
            <w:rPrChange w:author="Tsoumaka Erasmia" w:date="2023-07-26T11:22:00Z" w:id="1150">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151">
              <w:rPr>
                <w:rFonts w:cs="Tahoma"/>
                <w:lang w:eastAsia="el-GR"/>
              </w:rPr>
            </w:rPrChange>
          </w:rPr>
          <w:delText xml:space="preserve"> </w:delText>
        </w:r>
        <w:r w:rsidRPr="00BC5F82" w:rsidDel="00D23304">
          <w:rPr>
            <w:rFonts w:cs="Tahoma"/>
            <w:lang w:eastAsia="el-GR"/>
          </w:rPr>
          <w:delText>aim</w:delText>
        </w:r>
        <w:r w:rsidRPr="00A44DDD" w:rsidDel="00D23304">
          <w:rPr>
            <w:rFonts w:cs="Tahoma"/>
            <w:lang w:val="el-GR" w:eastAsia="el-GR"/>
            <w:rPrChange w:author="Tsoumaka Erasmia" w:date="2023-07-26T11:22:00Z" w:id="1152">
              <w:rPr>
                <w:rFonts w:cs="Tahoma"/>
                <w:lang w:eastAsia="el-GR"/>
              </w:rPr>
            </w:rPrChange>
          </w:rPr>
          <w:delText xml:space="preserve"> </w:delText>
        </w:r>
        <w:r w:rsidRPr="00BC5F82" w:rsidDel="00D23304">
          <w:rPr>
            <w:rFonts w:cs="Tahoma"/>
            <w:lang w:eastAsia="el-GR"/>
          </w:rPr>
          <w:delText>of</w:delText>
        </w:r>
        <w:r w:rsidRPr="00A44DDD" w:rsidDel="00D23304">
          <w:rPr>
            <w:rFonts w:cs="Tahoma"/>
            <w:lang w:val="el-GR" w:eastAsia="el-GR"/>
            <w:rPrChange w:author="Tsoumaka Erasmia" w:date="2023-07-26T11:22:00Z" w:id="1153">
              <w:rPr>
                <w:rFonts w:cs="Tahoma"/>
                <w:lang w:eastAsia="el-GR"/>
              </w:rPr>
            </w:rPrChange>
          </w:rPr>
          <w:delText xml:space="preserve"> </w:delText>
        </w:r>
        <w:r w:rsidRPr="00BC5F82" w:rsidDel="00D23304">
          <w:rPr>
            <w:rFonts w:cs="Tahoma"/>
            <w:lang w:eastAsia="el-GR"/>
          </w:rPr>
          <w:delText>improving</w:delText>
        </w:r>
        <w:r w:rsidRPr="00A44DDD" w:rsidDel="00D23304">
          <w:rPr>
            <w:rFonts w:cs="Tahoma"/>
            <w:lang w:val="el-GR" w:eastAsia="el-GR"/>
            <w:rPrChange w:author="Tsoumaka Erasmia" w:date="2023-07-26T11:22:00Z" w:id="1154">
              <w:rPr>
                <w:rFonts w:cs="Tahoma"/>
                <w:lang w:eastAsia="el-GR"/>
              </w:rPr>
            </w:rPrChange>
          </w:rPr>
          <w:delText xml:space="preserve">, </w:delText>
        </w:r>
        <w:r w:rsidRPr="00BC5F82" w:rsidDel="00D23304">
          <w:rPr>
            <w:rFonts w:cs="Tahoma"/>
            <w:lang w:eastAsia="el-GR"/>
          </w:rPr>
          <w:delText>integrating</w:delText>
        </w:r>
        <w:r w:rsidRPr="00A44DDD" w:rsidDel="00D23304">
          <w:rPr>
            <w:rFonts w:cs="Tahoma"/>
            <w:lang w:val="el-GR" w:eastAsia="el-GR"/>
            <w:rPrChange w:author="Tsoumaka Erasmia" w:date="2023-07-26T11:22:00Z" w:id="1155">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156">
              <w:rPr>
                <w:rFonts w:cs="Tahoma"/>
                <w:lang w:eastAsia="el-GR"/>
              </w:rPr>
            </w:rPrChange>
          </w:rPr>
          <w:delText xml:space="preserve"> </w:delText>
        </w:r>
        <w:r w:rsidRPr="00BC5F82" w:rsidDel="00D23304">
          <w:rPr>
            <w:rFonts w:cs="Tahoma"/>
            <w:lang w:eastAsia="el-GR"/>
          </w:rPr>
          <w:delText>creating</w:delText>
        </w:r>
        <w:r w:rsidRPr="00A44DDD" w:rsidDel="00D23304">
          <w:rPr>
            <w:rFonts w:cs="Tahoma"/>
            <w:lang w:val="el-GR" w:eastAsia="el-GR"/>
            <w:rPrChange w:author="Tsoumaka Erasmia" w:date="2023-07-26T11:22:00Z" w:id="1157">
              <w:rPr>
                <w:rFonts w:cs="Tahoma"/>
                <w:lang w:eastAsia="el-GR"/>
              </w:rPr>
            </w:rPrChange>
          </w:rPr>
          <w:delText xml:space="preserve"> </w:delText>
        </w:r>
        <w:r w:rsidRPr="00BC5F82" w:rsidDel="00D23304">
          <w:rPr>
            <w:rFonts w:cs="Tahoma"/>
            <w:lang w:eastAsia="el-GR"/>
          </w:rPr>
          <w:delText>services</w:delText>
        </w:r>
        <w:r w:rsidRPr="00A44DDD" w:rsidDel="00D23304">
          <w:rPr>
            <w:rFonts w:cs="Tahoma"/>
            <w:lang w:val="el-GR" w:eastAsia="el-GR"/>
            <w:rPrChange w:author="Tsoumaka Erasmia" w:date="2023-07-26T11:22:00Z" w:id="1158">
              <w:rPr>
                <w:rFonts w:cs="Tahoma"/>
                <w:lang w:eastAsia="el-GR"/>
              </w:rPr>
            </w:rPrChange>
          </w:rPr>
          <w:delText xml:space="preserve"> </w:delText>
        </w:r>
        <w:r w:rsidRPr="00BC5F82" w:rsidDel="00D23304">
          <w:rPr>
            <w:rFonts w:cs="Tahoma"/>
            <w:lang w:eastAsia="el-GR"/>
          </w:rPr>
          <w:delText>for</w:delText>
        </w:r>
        <w:r w:rsidRPr="00A44DDD" w:rsidDel="00D23304">
          <w:rPr>
            <w:rFonts w:cs="Tahoma"/>
            <w:lang w:val="el-GR" w:eastAsia="el-GR"/>
            <w:rPrChange w:author="Tsoumaka Erasmia" w:date="2023-07-26T11:22:00Z" w:id="1159">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160">
              <w:rPr>
                <w:rFonts w:cs="Tahoma"/>
                <w:lang w:eastAsia="el-GR"/>
              </w:rPr>
            </w:rPrChange>
          </w:rPr>
          <w:delText xml:space="preserve"> </w:delText>
        </w:r>
        <w:r w:rsidRPr="00BC5F82" w:rsidDel="00D23304">
          <w:rPr>
            <w:rFonts w:cs="Tahoma"/>
            <w:lang w:eastAsia="el-GR"/>
          </w:rPr>
          <w:delText>befits</w:delText>
        </w:r>
        <w:r w:rsidRPr="00A44DDD" w:rsidDel="00D23304">
          <w:rPr>
            <w:rFonts w:cs="Tahoma"/>
            <w:lang w:val="el-GR" w:eastAsia="el-GR"/>
            <w:rPrChange w:author="Tsoumaka Erasmia" w:date="2023-07-26T11:22:00Z" w:id="1161">
              <w:rPr>
                <w:rFonts w:cs="Tahoma"/>
                <w:lang w:eastAsia="el-GR"/>
              </w:rPr>
            </w:rPrChange>
          </w:rPr>
          <w:delText xml:space="preserve"> </w:delText>
        </w:r>
        <w:r w:rsidRPr="00BC5F82" w:rsidDel="00D23304">
          <w:rPr>
            <w:rFonts w:cs="Tahoma"/>
            <w:lang w:eastAsia="el-GR"/>
          </w:rPr>
          <w:delText>of</w:delText>
        </w:r>
        <w:r w:rsidRPr="00A44DDD" w:rsidDel="00D23304">
          <w:rPr>
            <w:rFonts w:cs="Tahoma"/>
            <w:lang w:val="el-GR" w:eastAsia="el-GR"/>
            <w:rPrChange w:author="Tsoumaka Erasmia" w:date="2023-07-26T11:22:00Z" w:id="1162">
              <w:rPr>
                <w:rFonts w:cs="Tahoma"/>
                <w:lang w:eastAsia="el-GR"/>
              </w:rPr>
            </w:rPrChange>
          </w:rPr>
          <w:delText xml:space="preserve"> </w:delText>
        </w:r>
        <w:r w:rsidRPr="00BC5F82" w:rsidDel="00D23304">
          <w:rPr>
            <w:rFonts w:cs="Tahoma"/>
            <w:lang w:eastAsia="el-GR"/>
          </w:rPr>
          <w:delText>city</w:delText>
        </w:r>
        <w:r w:rsidRPr="00A44DDD" w:rsidDel="00D23304">
          <w:rPr>
            <w:rFonts w:cs="Tahoma"/>
            <w:lang w:val="el-GR" w:eastAsia="el-GR"/>
            <w:rPrChange w:author="Tsoumaka Erasmia" w:date="2023-07-26T11:22:00Z" w:id="1163">
              <w:rPr>
                <w:rFonts w:cs="Tahoma"/>
                <w:lang w:eastAsia="el-GR"/>
              </w:rPr>
            </w:rPrChange>
          </w:rPr>
          <w:delText xml:space="preserve"> </w:delText>
        </w:r>
        <w:r w:rsidRPr="00BC5F82" w:rsidDel="00D23304">
          <w:rPr>
            <w:rFonts w:cs="Tahoma"/>
            <w:lang w:eastAsia="el-GR"/>
          </w:rPr>
          <w:delText>users</w:delText>
        </w:r>
        <w:r w:rsidRPr="00A44DDD" w:rsidDel="00D23304">
          <w:rPr>
            <w:rFonts w:cs="Tahoma"/>
            <w:lang w:val="el-GR" w:eastAsia="el-GR"/>
            <w:rPrChange w:author="Tsoumaka Erasmia" w:date="2023-07-26T11:22:00Z" w:id="1164">
              <w:rPr>
                <w:rFonts w:cs="Tahoma"/>
                <w:lang w:eastAsia="el-GR"/>
              </w:rPr>
            </w:rPrChange>
          </w:rPr>
          <w:delText xml:space="preserve">. </w:delText>
        </w:r>
        <w:r w:rsidRPr="00BC5F82" w:rsidDel="00D23304">
          <w:rPr>
            <w:rFonts w:cs="Tahoma"/>
            <w:lang w:eastAsia="el-GR"/>
          </w:rPr>
          <w:delText>To</w:delText>
        </w:r>
        <w:r w:rsidRPr="00A44DDD" w:rsidDel="00D23304">
          <w:rPr>
            <w:rFonts w:cs="Tahoma"/>
            <w:lang w:val="el-GR" w:eastAsia="el-GR"/>
            <w:rPrChange w:author="Tsoumaka Erasmia" w:date="2023-07-26T11:22:00Z" w:id="1165">
              <w:rPr>
                <w:rFonts w:cs="Tahoma"/>
                <w:lang w:eastAsia="el-GR"/>
              </w:rPr>
            </w:rPrChange>
          </w:rPr>
          <w:delText xml:space="preserve"> </w:delText>
        </w:r>
        <w:r w:rsidRPr="00BC5F82" w:rsidDel="00D23304">
          <w:rPr>
            <w:rFonts w:cs="Tahoma"/>
            <w:lang w:eastAsia="el-GR"/>
          </w:rPr>
          <w:delText>this</w:delText>
        </w:r>
        <w:r w:rsidRPr="00A44DDD" w:rsidDel="00D23304">
          <w:rPr>
            <w:rFonts w:cs="Tahoma"/>
            <w:lang w:val="el-GR" w:eastAsia="el-GR"/>
            <w:rPrChange w:author="Tsoumaka Erasmia" w:date="2023-07-26T11:22:00Z" w:id="1166">
              <w:rPr>
                <w:rFonts w:cs="Tahoma"/>
                <w:lang w:eastAsia="el-GR"/>
              </w:rPr>
            </w:rPrChange>
          </w:rPr>
          <w:delText xml:space="preserve"> </w:delText>
        </w:r>
        <w:r w:rsidRPr="00BC5F82" w:rsidDel="00D23304">
          <w:rPr>
            <w:rFonts w:cs="Tahoma"/>
            <w:lang w:eastAsia="el-GR"/>
          </w:rPr>
          <w:delText>end</w:delText>
        </w:r>
        <w:r w:rsidRPr="00A44DDD" w:rsidDel="00D23304">
          <w:rPr>
            <w:rFonts w:cs="Tahoma"/>
            <w:lang w:val="el-GR" w:eastAsia="el-GR"/>
            <w:rPrChange w:author="Tsoumaka Erasmia" w:date="2023-07-26T11:22:00Z" w:id="1167">
              <w:rPr>
                <w:rFonts w:cs="Tahoma"/>
                <w:lang w:eastAsia="el-GR"/>
              </w:rPr>
            </w:rPrChange>
          </w:rPr>
          <w:delText xml:space="preserve">, </w:delText>
        </w:r>
        <w:r w:rsidRPr="00BC5F82" w:rsidDel="00D23304">
          <w:rPr>
            <w:rFonts w:cs="Tahoma"/>
            <w:lang w:eastAsia="el-GR"/>
          </w:rPr>
          <w:delText>a</w:delText>
        </w:r>
        <w:r w:rsidRPr="00A44DDD" w:rsidDel="00D23304">
          <w:rPr>
            <w:rFonts w:cs="Tahoma"/>
            <w:lang w:val="el-GR" w:eastAsia="el-GR"/>
            <w:rPrChange w:author="Tsoumaka Erasmia" w:date="2023-07-26T11:22:00Z" w:id="1168">
              <w:rPr>
                <w:rFonts w:cs="Tahoma"/>
                <w:lang w:eastAsia="el-GR"/>
              </w:rPr>
            </w:rPrChange>
          </w:rPr>
          <w:delText xml:space="preserve"> </w:delText>
        </w:r>
        <w:r w:rsidRPr="00BC5F82" w:rsidDel="00D23304">
          <w:rPr>
            <w:rFonts w:cs="Tahoma"/>
            <w:lang w:eastAsia="el-GR"/>
          </w:rPr>
          <w:delText>process</w:delText>
        </w:r>
        <w:r w:rsidRPr="00A44DDD" w:rsidDel="00D23304">
          <w:rPr>
            <w:rFonts w:cs="Tahoma"/>
            <w:lang w:val="el-GR" w:eastAsia="el-GR"/>
            <w:rPrChange w:author="Tsoumaka Erasmia" w:date="2023-07-26T11:22:00Z" w:id="1169">
              <w:rPr>
                <w:rFonts w:cs="Tahoma"/>
                <w:lang w:eastAsia="el-GR"/>
              </w:rPr>
            </w:rPrChange>
          </w:rPr>
          <w:delText xml:space="preserve"> </w:delText>
        </w:r>
        <w:r w:rsidRPr="00BC5F82" w:rsidDel="00D23304">
          <w:rPr>
            <w:rFonts w:cs="Tahoma"/>
            <w:lang w:eastAsia="el-GR"/>
          </w:rPr>
          <w:delText>of</w:delText>
        </w:r>
        <w:r w:rsidRPr="00A44DDD" w:rsidDel="00D23304">
          <w:rPr>
            <w:rFonts w:cs="Tahoma"/>
            <w:lang w:val="el-GR" w:eastAsia="el-GR"/>
            <w:rPrChange w:author="Tsoumaka Erasmia" w:date="2023-07-26T11:22:00Z" w:id="1170">
              <w:rPr>
                <w:rFonts w:cs="Tahoma"/>
                <w:lang w:eastAsia="el-GR"/>
              </w:rPr>
            </w:rPrChange>
          </w:rPr>
          <w:delText xml:space="preserve"> </w:delText>
        </w:r>
        <w:r w:rsidRPr="00BC5F82" w:rsidDel="00D23304">
          <w:rPr>
            <w:rFonts w:cs="Tahoma"/>
            <w:lang w:eastAsia="el-GR"/>
          </w:rPr>
          <w:delText>Data</w:delText>
        </w:r>
        <w:r w:rsidRPr="00A44DDD" w:rsidDel="00D23304">
          <w:rPr>
            <w:rFonts w:cs="Tahoma"/>
            <w:lang w:val="el-GR" w:eastAsia="el-GR"/>
            <w:rPrChange w:author="Tsoumaka Erasmia" w:date="2023-07-26T11:22:00Z" w:id="1171">
              <w:rPr>
                <w:rFonts w:cs="Tahoma"/>
                <w:lang w:eastAsia="el-GR"/>
              </w:rPr>
            </w:rPrChange>
          </w:rPr>
          <w:delText xml:space="preserve"> </w:delText>
        </w:r>
        <w:r w:rsidRPr="00BC5F82" w:rsidDel="00D23304">
          <w:rPr>
            <w:rFonts w:cs="Tahoma"/>
            <w:lang w:eastAsia="el-GR"/>
          </w:rPr>
          <w:delText>Discovery</w:delText>
        </w:r>
        <w:r w:rsidRPr="00A44DDD" w:rsidDel="00D23304">
          <w:rPr>
            <w:rFonts w:cs="Tahoma"/>
            <w:lang w:val="el-GR" w:eastAsia="el-GR"/>
            <w:rPrChange w:author="Tsoumaka Erasmia" w:date="2023-07-26T11:22:00Z" w:id="1172">
              <w:rPr>
                <w:rFonts w:cs="Tahoma"/>
                <w:lang w:eastAsia="el-GR"/>
              </w:rPr>
            </w:rPrChange>
          </w:rPr>
          <w:delText xml:space="preserve"> </w:delText>
        </w:r>
        <w:r w:rsidRPr="00BC5F82" w:rsidDel="00D23304">
          <w:rPr>
            <w:rFonts w:cs="Tahoma"/>
            <w:lang w:eastAsia="el-GR"/>
          </w:rPr>
          <w:delText>is</w:delText>
        </w:r>
        <w:r w:rsidRPr="00A44DDD" w:rsidDel="00D23304">
          <w:rPr>
            <w:rFonts w:cs="Tahoma"/>
            <w:lang w:val="el-GR" w:eastAsia="el-GR"/>
            <w:rPrChange w:author="Tsoumaka Erasmia" w:date="2023-07-26T11:22:00Z" w:id="1173">
              <w:rPr>
                <w:rFonts w:cs="Tahoma"/>
                <w:lang w:eastAsia="el-GR"/>
              </w:rPr>
            </w:rPrChange>
          </w:rPr>
          <w:delText xml:space="preserve"> </w:delText>
        </w:r>
        <w:r w:rsidRPr="00BC5F82" w:rsidDel="00D23304">
          <w:rPr>
            <w:rFonts w:cs="Tahoma"/>
            <w:lang w:eastAsia="el-GR"/>
          </w:rPr>
          <w:delText>also</w:delText>
        </w:r>
        <w:r w:rsidRPr="00A44DDD" w:rsidDel="00D23304">
          <w:rPr>
            <w:rFonts w:cs="Tahoma"/>
            <w:lang w:val="el-GR" w:eastAsia="el-GR"/>
            <w:rPrChange w:author="Tsoumaka Erasmia" w:date="2023-07-26T11:22:00Z" w:id="1174">
              <w:rPr>
                <w:rFonts w:cs="Tahoma"/>
                <w:lang w:eastAsia="el-GR"/>
              </w:rPr>
            </w:rPrChange>
          </w:rPr>
          <w:delText xml:space="preserve"> </w:delText>
        </w:r>
        <w:r w:rsidRPr="00BC5F82" w:rsidDel="00D23304">
          <w:rPr>
            <w:rFonts w:cs="Tahoma"/>
            <w:lang w:eastAsia="el-GR"/>
          </w:rPr>
          <w:delText>performed</w:delText>
        </w:r>
        <w:r w:rsidRPr="00A44DDD" w:rsidDel="00D23304">
          <w:rPr>
            <w:rFonts w:cs="Tahoma"/>
            <w:lang w:val="el-GR" w:eastAsia="el-GR"/>
            <w:rPrChange w:author="Tsoumaka Erasmia" w:date="2023-07-26T11:22:00Z" w:id="1175">
              <w:rPr>
                <w:rFonts w:cs="Tahoma"/>
                <w:lang w:eastAsia="el-GR"/>
              </w:rPr>
            </w:rPrChange>
          </w:rPr>
          <w:delText xml:space="preserve"> </w:delText>
        </w:r>
        <w:r w:rsidRPr="00BC5F82" w:rsidDel="00D23304">
          <w:rPr>
            <w:rFonts w:cs="Tahoma"/>
            <w:lang w:eastAsia="el-GR"/>
          </w:rPr>
          <w:delText>by</w:delText>
        </w:r>
        <w:r w:rsidRPr="00A44DDD" w:rsidDel="00D23304">
          <w:rPr>
            <w:rFonts w:cs="Tahoma"/>
            <w:lang w:val="el-GR" w:eastAsia="el-GR"/>
            <w:rPrChange w:author="Tsoumaka Erasmia" w:date="2023-07-26T11:22:00Z" w:id="1176">
              <w:rPr>
                <w:rFonts w:cs="Tahoma"/>
                <w:lang w:eastAsia="el-GR"/>
              </w:rPr>
            </w:rPrChange>
          </w:rPr>
          <w:delText xml:space="preserve"> </w:delText>
        </w:r>
        <w:r w:rsidRPr="00BC5F82" w:rsidDel="00D23304">
          <w:rPr>
            <w:rFonts w:cs="Tahoma"/>
            <w:lang w:eastAsia="el-GR"/>
          </w:rPr>
          <w:delText>talking</w:delText>
        </w:r>
        <w:r w:rsidRPr="00A44DDD" w:rsidDel="00D23304">
          <w:rPr>
            <w:rFonts w:cs="Tahoma"/>
            <w:lang w:val="el-GR" w:eastAsia="el-GR"/>
            <w:rPrChange w:author="Tsoumaka Erasmia" w:date="2023-07-26T11:22:00Z" w:id="1177">
              <w:rPr>
                <w:rFonts w:cs="Tahoma"/>
                <w:lang w:eastAsia="el-GR"/>
              </w:rPr>
            </w:rPrChange>
          </w:rPr>
          <w:delText xml:space="preserve"> </w:delText>
        </w:r>
        <w:r w:rsidRPr="00BC5F82" w:rsidDel="00D23304">
          <w:rPr>
            <w:rFonts w:cs="Tahoma"/>
            <w:lang w:eastAsia="el-GR"/>
          </w:rPr>
          <w:delText>with</w:delText>
        </w:r>
        <w:r w:rsidRPr="00A44DDD" w:rsidDel="00D23304">
          <w:rPr>
            <w:rFonts w:cs="Tahoma"/>
            <w:lang w:val="el-GR" w:eastAsia="el-GR"/>
            <w:rPrChange w:author="Tsoumaka Erasmia" w:date="2023-07-26T11:22:00Z" w:id="1178">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179">
              <w:rPr>
                <w:rFonts w:cs="Tahoma"/>
                <w:lang w:eastAsia="el-GR"/>
              </w:rPr>
            </w:rPrChange>
          </w:rPr>
          <w:delText xml:space="preserve"> </w:delText>
        </w:r>
        <w:r w:rsidRPr="00BC5F82" w:rsidDel="00D23304">
          <w:rPr>
            <w:rFonts w:cs="Tahoma"/>
            <w:lang w:eastAsia="el-GR"/>
          </w:rPr>
          <w:delText>stakeholders</w:delText>
        </w:r>
        <w:r w:rsidRPr="00A44DDD" w:rsidDel="00D23304">
          <w:rPr>
            <w:rFonts w:cs="Tahoma"/>
            <w:lang w:val="el-GR" w:eastAsia="el-GR"/>
            <w:rPrChange w:author="Tsoumaka Erasmia" w:date="2023-07-26T11:22:00Z" w:id="1180">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181">
              <w:rPr>
                <w:rFonts w:cs="Tahoma"/>
                <w:lang w:eastAsia="el-GR"/>
              </w:rPr>
            </w:rPrChange>
          </w:rPr>
          <w:delText xml:space="preserve"> </w:delText>
        </w:r>
        <w:r w:rsidRPr="00BC5F82" w:rsidDel="00D23304">
          <w:rPr>
            <w:rFonts w:cs="Tahoma"/>
            <w:lang w:eastAsia="el-GR"/>
          </w:rPr>
          <w:delText>their</w:delText>
        </w:r>
        <w:r w:rsidRPr="00A44DDD" w:rsidDel="00D23304">
          <w:rPr>
            <w:rFonts w:cs="Tahoma"/>
            <w:lang w:val="el-GR" w:eastAsia="el-GR"/>
            <w:rPrChange w:author="Tsoumaka Erasmia" w:date="2023-07-26T11:22:00Z" w:id="1182">
              <w:rPr>
                <w:rFonts w:cs="Tahoma"/>
                <w:lang w:eastAsia="el-GR"/>
              </w:rPr>
            </w:rPrChange>
          </w:rPr>
          <w:delText xml:space="preserve"> </w:delText>
        </w:r>
        <w:r w:rsidRPr="00BC5F82" w:rsidDel="00D23304">
          <w:rPr>
            <w:rFonts w:cs="Tahoma"/>
            <w:lang w:eastAsia="el-GR"/>
          </w:rPr>
          <w:delText>technicians</w:delText>
        </w:r>
        <w:r w:rsidRPr="00A44DDD" w:rsidDel="00D23304">
          <w:rPr>
            <w:rFonts w:cs="Tahoma"/>
            <w:lang w:val="el-GR" w:eastAsia="el-GR"/>
            <w:rPrChange w:author="Tsoumaka Erasmia" w:date="2023-07-26T11:22:00Z" w:id="1183">
              <w:rPr>
                <w:rFonts w:cs="Tahoma"/>
                <w:lang w:eastAsia="el-GR"/>
              </w:rPr>
            </w:rPrChange>
          </w:rPr>
          <w:delText xml:space="preserve"> </w:delText>
        </w:r>
        <w:r w:rsidRPr="00BC5F82" w:rsidDel="00D23304">
          <w:rPr>
            <w:rFonts w:cs="Tahoma"/>
            <w:lang w:eastAsia="el-GR"/>
          </w:rPr>
          <w:delText>to</w:delText>
        </w:r>
        <w:r w:rsidRPr="00A44DDD" w:rsidDel="00D23304">
          <w:rPr>
            <w:rFonts w:cs="Tahoma"/>
            <w:lang w:val="el-GR" w:eastAsia="el-GR"/>
            <w:rPrChange w:author="Tsoumaka Erasmia" w:date="2023-07-26T11:22:00Z" w:id="1184">
              <w:rPr>
                <w:rFonts w:cs="Tahoma"/>
                <w:lang w:eastAsia="el-GR"/>
              </w:rPr>
            </w:rPrChange>
          </w:rPr>
          <w:delText xml:space="preserve"> </w:delText>
        </w:r>
        <w:r w:rsidRPr="00BC5F82" w:rsidDel="00D23304">
          <w:rPr>
            <w:rFonts w:cs="Tahoma"/>
            <w:lang w:eastAsia="el-GR"/>
          </w:rPr>
          <w:delText>verify</w:delText>
        </w:r>
        <w:r w:rsidRPr="00A44DDD" w:rsidDel="00D23304">
          <w:rPr>
            <w:rFonts w:cs="Tahoma"/>
            <w:lang w:val="el-GR" w:eastAsia="el-GR"/>
            <w:rPrChange w:author="Tsoumaka Erasmia" w:date="2023-07-26T11:22:00Z" w:id="1185">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186">
              <w:rPr>
                <w:rFonts w:cs="Tahoma"/>
                <w:lang w:eastAsia="el-GR"/>
              </w:rPr>
            </w:rPrChange>
          </w:rPr>
          <w:delText xml:space="preserve"> </w:delText>
        </w:r>
        <w:r w:rsidRPr="00BC5F82" w:rsidDel="00D23304">
          <w:rPr>
            <w:rFonts w:cs="Tahoma"/>
            <w:lang w:eastAsia="el-GR"/>
          </w:rPr>
          <w:delText>possibility</w:delText>
        </w:r>
        <w:r w:rsidRPr="00A44DDD" w:rsidDel="00D23304">
          <w:rPr>
            <w:rFonts w:cs="Tahoma"/>
            <w:lang w:val="el-GR" w:eastAsia="el-GR"/>
            <w:rPrChange w:author="Tsoumaka Erasmia" w:date="2023-07-26T11:22:00Z" w:id="1187">
              <w:rPr>
                <w:rFonts w:cs="Tahoma"/>
                <w:lang w:eastAsia="el-GR"/>
              </w:rPr>
            </w:rPrChange>
          </w:rPr>
          <w:delText xml:space="preserve"> </w:delText>
        </w:r>
        <w:r w:rsidRPr="00BC5F82" w:rsidDel="00D23304">
          <w:rPr>
            <w:rFonts w:cs="Tahoma"/>
            <w:lang w:eastAsia="el-GR"/>
          </w:rPr>
          <w:delText>of</w:delText>
        </w:r>
        <w:r w:rsidRPr="00A44DDD" w:rsidDel="00D23304">
          <w:rPr>
            <w:rFonts w:cs="Tahoma"/>
            <w:lang w:val="el-GR" w:eastAsia="el-GR"/>
            <w:rPrChange w:author="Tsoumaka Erasmia" w:date="2023-07-26T11:22:00Z" w:id="1188">
              <w:rPr>
                <w:rFonts w:cs="Tahoma"/>
                <w:lang w:eastAsia="el-GR"/>
              </w:rPr>
            </w:rPrChange>
          </w:rPr>
          <w:delText xml:space="preserve"> </w:delText>
        </w:r>
        <w:r w:rsidRPr="00BC5F82" w:rsidDel="00D23304">
          <w:rPr>
            <w:rFonts w:cs="Tahoma"/>
            <w:lang w:eastAsia="el-GR"/>
          </w:rPr>
          <w:delText>collecting</w:delText>
        </w:r>
        <w:r w:rsidRPr="00A44DDD" w:rsidDel="00D23304">
          <w:rPr>
            <w:rFonts w:cs="Tahoma"/>
            <w:lang w:val="el-GR" w:eastAsia="el-GR"/>
            <w:rPrChange w:author="Tsoumaka Erasmia" w:date="2023-07-26T11:22:00Z" w:id="1189">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190">
              <w:rPr>
                <w:rFonts w:cs="Tahoma"/>
                <w:lang w:eastAsia="el-GR"/>
              </w:rPr>
            </w:rPrChange>
          </w:rPr>
          <w:delText xml:space="preserve"> </w:delText>
        </w:r>
        <w:r w:rsidRPr="00BC5F82" w:rsidDel="00D23304">
          <w:rPr>
            <w:rFonts w:cs="Tahoma"/>
            <w:lang w:eastAsia="el-GR"/>
          </w:rPr>
          <w:delText>needed</w:delText>
        </w:r>
        <w:r w:rsidRPr="00A44DDD" w:rsidDel="00D23304">
          <w:rPr>
            <w:rFonts w:cs="Tahoma"/>
            <w:lang w:val="el-GR" w:eastAsia="el-GR"/>
            <w:rPrChange w:author="Tsoumaka Erasmia" w:date="2023-07-26T11:22:00Z" w:id="1191">
              <w:rPr>
                <w:rFonts w:cs="Tahoma"/>
                <w:lang w:eastAsia="el-GR"/>
              </w:rPr>
            </w:rPrChange>
          </w:rPr>
          <w:delText xml:space="preserve"> / </w:delText>
        </w:r>
        <w:r w:rsidRPr="00BC5F82" w:rsidDel="00D23304">
          <w:rPr>
            <w:rFonts w:cs="Tahoma"/>
            <w:lang w:eastAsia="el-GR"/>
          </w:rPr>
          <w:delText>available</w:delText>
        </w:r>
        <w:r w:rsidRPr="00A44DDD" w:rsidDel="00D23304">
          <w:rPr>
            <w:rFonts w:cs="Tahoma"/>
            <w:lang w:val="el-GR" w:eastAsia="el-GR"/>
            <w:rPrChange w:author="Tsoumaka Erasmia" w:date="2023-07-26T11:22:00Z" w:id="1192">
              <w:rPr>
                <w:rFonts w:cs="Tahoma"/>
                <w:lang w:eastAsia="el-GR"/>
              </w:rPr>
            </w:rPrChange>
          </w:rPr>
          <w:delText xml:space="preserve"> </w:delText>
        </w:r>
        <w:r w:rsidRPr="00BC5F82" w:rsidDel="00D23304">
          <w:rPr>
            <w:rFonts w:cs="Tahoma"/>
            <w:lang w:eastAsia="el-GR"/>
          </w:rPr>
          <w:delText>data</w:delText>
        </w:r>
        <w:r w:rsidRPr="00A44DDD" w:rsidDel="00D23304">
          <w:rPr>
            <w:rFonts w:cs="Tahoma"/>
            <w:lang w:val="el-GR" w:eastAsia="el-GR"/>
            <w:rPrChange w:author="Tsoumaka Erasmia" w:date="2023-07-26T11:22:00Z" w:id="1193">
              <w:rPr>
                <w:rFonts w:cs="Tahoma"/>
                <w:lang w:eastAsia="el-GR"/>
              </w:rPr>
            </w:rPrChange>
          </w:rPr>
          <w:delText xml:space="preserve"> </w:delText>
        </w:r>
        <w:r w:rsidRPr="00BC5F82" w:rsidDel="00D23304">
          <w:rPr>
            <w:rFonts w:cs="Tahoma"/>
            <w:lang w:eastAsia="el-GR"/>
          </w:rPr>
          <w:delText>as</w:delText>
        </w:r>
        <w:r w:rsidRPr="00A44DDD" w:rsidDel="00D23304">
          <w:rPr>
            <w:rFonts w:cs="Tahoma"/>
            <w:lang w:val="el-GR" w:eastAsia="el-GR"/>
            <w:rPrChange w:author="Tsoumaka Erasmia" w:date="2023-07-26T11:22:00Z" w:id="1194">
              <w:rPr>
                <w:rFonts w:cs="Tahoma"/>
                <w:lang w:eastAsia="el-GR"/>
              </w:rPr>
            </w:rPrChange>
          </w:rPr>
          <w:delText xml:space="preserve"> </w:delText>
        </w:r>
        <w:r w:rsidRPr="00BC5F82" w:rsidDel="00D23304">
          <w:rPr>
            <w:rFonts w:cs="Tahoma"/>
            <w:lang w:eastAsia="el-GR"/>
          </w:rPr>
          <w:delText>well</w:delText>
        </w:r>
        <w:r w:rsidRPr="00A44DDD" w:rsidDel="00D23304">
          <w:rPr>
            <w:rFonts w:cs="Tahoma"/>
            <w:lang w:val="el-GR" w:eastAsia="el-GR"/>
            <w:rPrChange w:author="Tsoumaka Erasmia" w:date="2023-07-26T11:22:00Z" w:id="1195">
              <w:rPr>
                <w:rFonts w:cs="Tahoma"/>
                <w:lang w:eastAsia="el-GR"/>
              </w:rPr>
            </w:rPrChange>
          </w:rPr>
          <w:delText xml:space="preserve"> </w:delText>
        </w:r>
        <w:r w:rsidRPr="00BC5F82" w:rsidDel="00D23304">
          <w:rPr>
            <w:rFonts w:cs="Tahoma"/>
            <w:lang w:eastAsia="el-GR"/>
          </w:rPr>
          <w:delText>as</w:delText>
        </w:r>
        <w:r w:rsidRPr="00A44DDD" w:rsidDel="00D23304">
          <w:rPr>
            <w:rFonts w:cs="Tahoma"/>
            <w:lang w:val="el-GR" w:eastAsia="el-GR"/>
            <w:rPrChange w:author="Tsoumaka Erasmia" w:date="2023-07-26T11:22:00Z" w:id="1196">
              <w:rPr>
                <w:rFonts w:cs="Tahoma"/>
                <w:lang w:eastAsia="el-GR"/>
              </w:rPr>
            </w:rPrChange>
          </w:rPr>
          <w:delText xml:space="preserve"> </w:delText>
        </w:r>
        <w:r w:rsidRPr="00BC5F82" w:rsidDel="00D23304">
          <w:rPr>
            <w:rFonts w:cs="Tahoma"/>
            <w:lang w:eastAsia="el-GR"/>
          </w:rPr>
          <w:delText>to</w:delText>
        </w:r>
        <w:r w:rsidRPr="00A44DDD" w:rsidDel="00D23304">
          <w:rPr>
            <w:rFonts w:cs="Tahoma"/>
            <w:lang w:val="el-GR" w:eastAsia="el-GR"/>
            <w:rPrChange w:author="Tsoumaka Erasmia" w:date="2023-07-26T11:22:00Z" w:id="1197">
              <w:rPr>
                <w:rFonts w:cs="Tahoma"/>
                <w:lang w:eastAsia="el-GR"/>
              </w:rPr>
            </w:rPrChange>
          </w:rPr>
          <w:delText xml:space="preserve"> </w:delText>
        </w:r>
        <w:r w:rsidRPr="00BC5F82" w:rsidDel="00D23304">
          <w:rPr>
            <w:rFonts w:cs="Tahoma"/>
            <w:lang w:eastAsia="el-GR"/>
          </w:rPr>
          <w:delText>create</w:delText>
        </w:r>
        <w:r w:rsidRPr="00A44DDD" w:rsidDel="00D23304">
          <w:rPr>
            <w:rFonts w:cs="Tahoma"/>
            <w:lang w:val="el-GR" w:eastAsia="el-GR"/>
            <w:rPrChange w:author="Tsoumaka Erasmia" w:date="2023-07-26T11:22:00Z" w:id="1198">
              <w:rPr>
                <w:rFonts w:cs="Tahoma"/>
                <w:lang w:eastAsia="el-GR"/>
              </w:rPr>
            </w:rPrChange>
          </w:rPr>
          <w:delText xml:space="preserve"> </w:delText>
        </w:r>
        <w:r w:rsidRPr="00BC5F82" w:rsidDel="00D23304">
          <w:rPr>
            <w:rFonts w:cs="Tahoma"/>
            <w:lang w:eastAsia="el-GR"/>
          </w:rPr>
          <w:delText>new</w:delText>
        </w:r>
        <w:r w:rsidRPr="00A44DDD" w:rsidDel="00D23304">
          <w:rPr>
            <w:rFonts w:cs="Tahoma"/>
            <w:lang w:val="el-GR" w:eastAsia="el-GR"/>
            <w:rPrChange w:author="Tsoumaka Erasmia" w:date="2023-07-26T11:22:00Z" w:id="1199">
              <w:rPr>
                <w:rFonts w:cs="Tahoma"/>
                <w:lang w:eastAsia="el-GR"/>
              </w:rPr>
            </w:rPrChange>
          </w:rPr>
          <w:delText xml:space="preserve"> </w:delText>
        </w:r>
        <w:r w:rsidRPr="00BC5F82" w:rsidDel="00D23304">
          <w:rPr>
            <w:rFonts w:cs="Tahoma"/>
            <w:lang w:eastAsia="el-GR"/>
          </w:rPr>
          <w:delText>IoT</w:delText>
        </w:r>
        <w:r w:rsidRPr="00A44DDD" w:rsidDel="00D23304">
          <w:rPr>
            <w:rFonts w:cs="Tahoma"/>
            <w:lang w:val="el-GR" w:eastAsia="el-GR"/>
            <w:rPrChange w:author="Tsoumaka Erasmia" w:date="2023-07-26T11:22:00Z" w:id="1200">
              <w:rPr>
                <w:rFonts w:cs="Tahoma"/>
                <w:lang w:eastAsia="el-GR"/>
              </w:rPr>
            </w:rPrChange>
          </w:rPr>
          <w:delText xml:space="preserve"> </w:delText>
        </w:r>
        <w:r w:rsidRPr="00BC5F82" w:rsidDel="00D23304">
          <w:rPr>
            <w:rFonts w:cs="Tahoma"/>
            <w:lang w:eastAsia="el-GR"/>
          </w:rPr>
          <w:delText>Network</w:delText>
        </w:r>
        <w:r w:rsidRPr="00A44DDD" w:rsidDel="00D23304">
          <w:rPr>
            <w:rFonts w:cs="Tahoma"/>
            <w:lang w:val="el-GR" w:eastAsia="el-GR"/>
            <w:rPrChange w:author="Tsoumaka Erasmia" w:date="2023-07-26T11:22:00Z" w:id="1201">
              <w:rPr>
                <w:rFonts w:cs="Tahoma"/>
                <w:lang w:eastAsia="el-GR"/>
              </w:rPr>
            </w:rPrChange>
          </w:rPr>
          <w:delText xml:space="preserve"> </w:delText>
        </w:r>
        <w:r w:rsidRPr="00BC5F82" w:rsidDel="00D23304">
          <w:rPr>
            <w:rFonts w:cs="Tahoma"/>
            <w:lang w:eastAsia="el-GR"/>
          </w:rPr>
          <w:delText>of</w:delText>
        </w:r>
        <w:r w:rsidRPr="00A44DDD" w:rsidDel="00D23304">
          <w:rPr>
            <w:rFonts w:cs="Tahoma"/>
            <w:lang w:val="el-GR" w:eastAsia="el-GR"/>
            <w:rPrChange w:author="Tsoumaka Erasmia" w:date="2023-07-26T11:22:00Z" w:id="1202">
              <w:rPr>
                <w:rFonts w:cs="Tahoma"/>
                <w:lang w:eastAsia="el-GR"/>
              </w:rPr>
            </w:rPrChange>
          </w:rPr>
          <w:delText xml:space="preserve"> </w:delText>
        </w:r>
        <w:r w:rsidRPr="00BC5F82" w:rsidDel="00D23304">
          <w:rPr>
            <w:rFonts w:cs="Tahoma"/>
            <w:lang w:eastAsia="el-GR"/>
          </w:rPr>
          <w:delText>Devices</w:delText>
        </w:r>
        <w:r w:rsidRPr="00A44DDD" w:rsidDel="00D23304">
          <w:rPr>
            <w:rFonts w:cs="Tahoma"/>
            <w:lang w:val="el-GR" w:eastAsia="el-GR"/>
            <w:rPrChange w:author="Tsoumaka Erasmia" w:date="2023-07-26T11:22:00Z" w:id="1203">
              <w:rPr>
                <w:rFonts w:cs="Tahoma"/>
                <w:lang w:eastAsia="el-GR"/>
              </w:rPr>
            </w:rPrChange>
          </w:rPr>
          <w:delText xml:space="preserve"> </w:delText>
        </w:r>
        <w:r w:rsidRPr="00BC5F82" w:rsidDel="00D23304">
          <w:rPr>
            <w:rFonts w:cs="Tahoma"/>
            <w:lang w:eastAsia="el-GR"/>
          </w:rPr>
          <w:delText>to</w:delText>
        </w:r>
        <w:r w:rsidRPr="00A44DDD" w:rsidDel="00D23304">
          <w:rPr>
            <w:rFonts w:cs="Tahoma"/>
            <w:lang w:val="el-GR" w:eastAsia="el-GR"/>
            <w:rPrChange w:author="Tsoumaka Erasmia" w:date="2023-07-26T11:22:00Z" w:id="1204">
              <w:rPr>
                <w:rFonts w:cs="Tahoma"/>
                <w:lang w:eastAsia="el-GR"/>
              </w:rPr>
            </w:rPrChange>
          </w:rPr>
          <w:delText xml:space="preserve"> </w:delText>
        </w:r>
        <w:r w:rsidRPr="00BC5F82" w:rsidDel="00D23304">
          <w:rPr>
            <w:rFonts w:cs="Tahoma"/>
            <w:lang w:eastAsia="el-GR"/>
          </w:rPr>
          <w:delText>measure</w:delText>
        </w:r>
        <w:r w:rsidRPr="00A44DDD" w:rsidDel="00D23304">
          <w:rPr>
            <w:rFonts w:cs="Tahoma"/>
            <w:lang w:val="el-GR" w:eastAsia="el-GR"/>
            <w:rPrChange w:author="Tsoumaka Erasmia" w:date="2023-07-26T11:22:00Z" w:id="1205">
              <w:rPr>
                <w:rFonts w:cs="Tahoma"/>
                <w:lang w:eastAsia="el-GR"/>
              </w:rPr>
            </w:rPrChange>
          </w:rPr>
          <w:delText xml:space="preserve"> </w:delText>
        </w:r>
        <w:r w:rsidRPr="00BC5F82" w:rsidDel="00D23304">
          <w:rPr>
            <w:rFonts w:cs="Tahoma"/>
            <w:lang w:eastAsia="el-GR"/>
          </w:rPr>
          <w:delText>phenomena</w:delText>
        </w:r>
        <w:r w:rsidRPr="00A44DDD" w:rsidDel="00D23304">
          <w:rPr>
            <w:rFonts w:cs="Tahoma"/>
            <w:lang w:val="el-GR" w:eastAsia="el-GR"/>
            <w:rPrChange w:author="Tsoumaka Erasmia" w:date="2023-07-26T11:22:00Z" w:id="1206">
              <w:rPr>
                <w:rFonts w:cs="Tahoma"/>
                <w:lang w:eastAsia="el-GR"/>
              </w:rPr>
            </w:rPrChange>
          </w:rPr>
          <w:delText xml:space="preserve"> </w:delText>
        </w:r>
        <w:r w:rsidRPr="00BC5F82" w:rsidDel="00D23304">
          <w:rPr>
            <w:rFonts w:cs="Tahoma"/>
            <w:lang w:eastAsia="el-GR"/>
          </w:rPr>
          <w:delText>that</w:delText>
        </w:r>
        <w:r w:rsidRPr="00A44DDD" w:rsidDel="00D23304">
          <w:rPr>
            <w:rFonts w:cs="Tahoma"/>
            <w:lang w:val="el-GR" w:eastAsia="el-GR"/>
            <w:rPrChange w:author="Tsoumaka Erasmia" w:date="2023-07-26T11:22:00Z" w:id="1207">
              <w:rPr>
                <w:rFonts w:cs="Tahoma"/>
                <w:lang w:eastAsia="el-GR"/>
              </w:rPr>
            </w:rPrChange>
          </w:rPr>
          <w:delText xml:space="preserve"> </w:delText>
        </w:r>
        <w:r w:rsidRPr="00BC5F82" w:rsidDel="00D23304">
          <w:rPr>
            <w:rFonts w:cs="Tahoma"/>
            <w:lang w:eastAsia="el-GR"/>
          </w:rPr>
          <w:delText>is</w:delText>
        </w:r>
        <w:r w:rsidRPr="00A44DDD" w:rsidDel="00D23304">
          <w:rPr>
            <w:rFonts w:cs="Tahoma"/>
            <w:lang w:val="el-GR" w:eastAsia="el-GR"/>
            <w:rPrChange w:author="Tsoumaka Erasmia" w:date="2023-07-26T11:22:00Z" w:id="1208">
              <w:rPr>
                <w:rFonts w:cs="Tahoma"/>
                <w:lang w:eastAsia="el-GR"/>
              </w:rPr>
            </w:rPrChange>
          </w:rPr>
          <w:delText xml:space="preserve"> </w:delText>
        </w:r>
        <w:r w:rsidRPr="00BC5F82" w:rsidDel="00D23304">
          <w:rPr>
            <w:rFonts w:cs="Tahoma"/>
            <w:lang w:eastAsia="el-GR"/>
          </w:rPr>
          <w:delText>presently</w:delText>
        </w:r>
        <w:r w:rsidRPr="00A44DDD" w:rsidDel="00D23304">
          <w:rPr>
            <w:rFonts w:cs="Tahoma"/>
            <w:lang w:val="el-GR" w:eastAsia="el-GR"/>
            <w:rPrChange w:author="Tsoumaka Erasmia" w:date="2023-07-26T11:22:00Z" w:id="1209">
              <w:rPr>
                <w:rFonts w:cs="Tahoma"/>
                <w:lang w:eastAsia="el-GR"/>
              </w:rPr>
            </w:rPrChange>
          </w:rPr>
          <w:delText xml:space="preserve"> </w:delText>
        </w:r>
        <w:r w:rsidRPr="00BC5F82" w:rsidDel="00D23304">
          <w:rPr>
            <w:rFonts w:cs="Tahoma"/>
            <w:lang w:eastAsia="el-GR"/>
          </w:rPr>
          <w:delText>under</w:delText>
        </w:r>
        <w:r w:rsidRPr="00A44DDD" w:rsidDel="00D23304">
          <w:rPr>
            <w:rFonts w:cs="Tahoma"/>
            <w:lang w:val="el-GR" w:eastAsia="el-GR"/>
            <w:rPrChange w:author="Tsoumaka Erasmia" w:date="2023-07-26T11:22:00Z" w:id="1210">
              <w:rPr>
                <w:rFonts w:cs="Tahoma"/>
                <w:lang w:eastAsia="el-GR"/>
              </w:rPr>
            </w:rPrChange>
          </w:rPr>
          <w:delText xml:space="preserve"> </w:delText>
        </w:r>
        <w:r w:rsidRPr="00BC5F82" w:rsidDel="00D23304">
          <w:rPr>
            <w:rFonts w:cs="Tahoma"/>
            <w:lang w:eastAsia="el-GR"/>
          </w:rPr>
          <w:delText>focus</w:delText>
        </w:r>
        <w:r w:rsidRPr="00A44DDD" w:rsidDel="00D23304">
          <w:rPr>
            <w:rFonts w:cs="Tahoma"/>
            <w:lang w:val="el-GR" w:eastAsia="el-GR"/>
            <w:rPrChange w:author="Tsoumaka Erasmia" w:date="2023-07-26T11:22:00Z" w:id="1211">
              <w:rPr>
                <w:rFonts w:cs="Tahoma"/>
                <w:lang w:eastAsia="el-GR"/>
              </w:rPr>
            </w:rPrChange>
          </w:rPr>
          <w:delText xml:space="preserve">. </w:delText>
        </w:r>
        <w:r w:rsidRPr="00BC5F82" w:rsidDel="00D23304">
          <w:rPr>
            <w:rFonts w:cs="Tahoma"/>
            <w:lang w:eastAsia="el-GR"/>
          </w:rPr>
          <w:delText>Please</w:delText>
        </w:r>
        <w:r w:rsidRPr="00A44DDD" w:rsidDel="00D23304">
          <w:rPr>
            <w:rFonts w:cs="Tahoma"/>
            <w:lang w:val="el-GR" w:eastAsia="el-GR"/>
            <w:rPrChange w:author="Tsoumaka Erasmia" w:date="2023-07-26T11:22:00Z" w:id="1212">
              <w:rPr>
                <w:rFonts w:cs="Tahoma"/>
                <w:lang w:eastAsia="el-GR"/>
              </w:rPr>
            </w:rPrChange>
          </w:rPr>
          <w:delText xml:space="preserve"> </w:delText>
        </w:r>
        <w:r w:rsidRPr="00BC5F82" w:rsidDel="00D23304">
          <w:rPr>
            <w:rFonts w:cs="Tahoma"/>
            <w:lang w:eastAsia="el-GR"/>
          </w:rPr>
          <w:delText>take</w:delText>
        </w:r>
        <w:r w:rsidRPr="00A44DDD" w:rsidDel="00D23304">
          <w:rPr>
            <w:rFonts w:cs="Tahoma"/>
            <w:lang w:val="el-GR" w:eastAsia="el-GR"/>
            <w:rPrChange w:author="Tsoumaka Erasmia" w:date="2023-07-26T11:22:00Z" w:id="1213">
              <w:rPr>
                <w:rFonts w:cs="Tahoma"/>
                <w:lang w:eastAsia="el-GR"/>
              </w:rPr>
            </w:rPrChange>
          </w:rPr>
          <w:delText xml:space="preserve"> </w:delText>
        </w:r>
        <w:r w:rsidRPr="00BC5F82" w:rsidDel="00D23304">
          <w:rPr>
            <w:rFonts w:cs="Tahoma"/>
            <w:lang w:eastAsia="el-GR"/>
          </w:rPr>
          <w:delText>in</w:delText>
        </w:r>
        <w:r w:rsidRPr="00A44DDD" w:rsidDel="00D23304">
          <w:rPr>
            <w:rFonts w:cs="Tahoma"/>
            <w:lang w:val="el-GR" w:eastAsia="el-GR"/>
            <w:rPrChange w:author="Tsoumaka Erasmia" w:date="2023-07-26T11:22:00Z" w:id="1214">
              <w:rPr>
                <w:rFonts w:cs="Tahoma"/>
                <w:lang w:eastAsia="el-GR"/>
              </w:rPr>
            </w:rPrChange>
          </w:rPr>
          <w:delText xml:space="preserve"> </w:delText>
        </w:r>
        <w:r w:rsidRPr="00BC5F82" w:rsidDel="00D23304">
          <w:rPr>
            <w:rFonts w:cs="Tahoma"/>
            <w:lang w:eastAsia="el-GR"/>
          </w:rPr>
          <w:delText>mind</w:delText>
        </w:r>
        <w:r w:rsidRPr="00A44DDD" w:rsidDel="00D23304">
          <w:rPr>
            <w:rFonts w:cs="Tahoma"/>
            <w:lang w:val="el-GR" w:eastAsia="el-GR"/>
            <w:rPrChange w:author="Tsoumaka Erasmia" w:date="2023-07-26T11:22:00Z" w:id="1215">
              <w:rPr>
                <w:rFonts w:cs="Tahoma"/>
                <w:lang w:eastAsia="el-GR"/>
              </w:rPr>
            </w:rPrChange>
          </w:rPr>
          <w:delText xml:space="preserve"> </w:delText>
        </w:r>
        <w:r w:rsidRPr="00BC5F82" w:rsidDel="00D23304">
          <w:rPr>
            <w:rFonts w:cs="Tahoma"/>
            <w:lang w:eastAsia="el-GR"/>
          </w:rPr>
          <w:delText>that</w:delText>
        </w:r>
        <w:r w:rsidRPr="00A44DDD" w:rsidDel="00D23304">
          <w:rPr>
            <w:rFonts w:cs="Tahoma"/>
            <w:lang w:val="el-GR" w:eastAsia="el-GR"/>
            <w:rPrChange w:author="Tsoumaka Erasmia" w:date="2023-07-26T11:22:00Z" w:id="1216">
              <w:rPr>
                <w:rFonts w:cs="Tahoma"/>
                <w:lang w:eastAsia="el-GR"/>
              </w:rPr>
            </w:rPrChange>
          </w:rPr>
          <w:delText xml:space="preserve">, </w:delText>
        </w:r>
        <w:r w:rsidRPr="00BC5F82" w:rsidDel="00D23304">
          <w:rPr>
            <w:rFonts w:cs="Tahoma"/>
            <w:lang w:eastAsia="el-GR"/>
          </w:rPr>
          <w:delText>in</w:delText>
        </w:r>
        <w:r w:rsidRPr="00A44DDD" w:rsidDel="00D23304">
          <w:rPr>
            <w:rFonts w:cs="Tahoma"/>
            <w:lang w:val="el-GR" w:eastAsia="el-GR"/>
            <w:rPrChange w:author="Tsoumaka Erasmia" w:date="2023-07-26T11:22:00Z" w:id="1217">
              <w:rPr>
                <w:rFonts w:cs="Tahoma"/>
                <w:lang w:eastAsia="el-GR"/>
              </w:rPr>
            </w:rPrChange>
          </w:rPr>
          <w:delText xml:space="preserve"> </w:delText>
        </w:r>
        <w:r w:rsidRPr="00BC5F82" w:rsidDel="00D23304">
          <w:rPr>
            <w:rFonts w:cs="Tahoma"/>
            <w:lang w:eastAsia="el-GR"/>
          </w:rPr>
          <w:delText>most</w:delText>
        </w:r>
        <w:r w:rsidRPr="00A44DDD" w:rsidDel="00D23304">
          <w:rPr>
            <w:rFonts w:cs="Tahoma"/>
            <w:lang w:val="el-GR" w:eastAsia="el-GR"/>
            <w:rPrChange w:author="Tsoumaka Erasmia" w:date="2023-07-26T11:22:00Z" w:id="1218">
              <w:rPr>
                <w:rFonts w:cs="Tahoma"/>
                <w:lang w:eastAsia="el-GR"/>
              </w:rPr>
            </w:rPrChange>
          </w:rPr>
          <w:delText xml:space="preserve"> </w:delText>
        </w:r>
        <w:r w:rsidRPr="00BC5F82" w:rsidDel="00D23304">
          <w:rPr>
            <w:rFonts w:cs="Tahoma"/>
            <w:lang w:eastAsia="el-GR"/>
          </w:rPr>
          <w:delText>cases</w:delText>
        </w:r>
        <w:r w:rsidRPr="00A44DDD" w:rsidDel="00D23304">
          <w:rPr>
            <w:rFonts w:cs="Tahoma"/>
            <w:lang w:val="el-GR" w:eastAsia="el-GR"/>
            <w:rPrChange w:author="Tsoumaka Erasmia" w:date="2023-07-26T11:22:00Z" w:id="1219">
              <w:rPr>
                <w:rFonts w:cs="Tahoma"/>
                <w:lang w:eastAsia="el-GR"/>
              </w:rPr>
            </w:rPrChange>
          </w:rPr>
          <w:delText xml:space="preserve"> </w:delText>
        </w:r>
        <w:r w:rsidRPr="00BC5F82" w:rsidDel="00D23304">
          <w:rPr>
            <w:rFonts w:cs="Tahoma"/>
            <w:lang w:eastAsia="el-GR"/>
          </w:rPr>
          <w:delText>Smart</w:delText>
        </w:r>
        <w:r w:rsidRPr="00A44DDD" w:rsidDel="00D23304">
          <w:rPr>
            <w:rFonts w:cs="Tahoma"/>
            <w:lang w:val="el-GR" w:eastAsia="el-GR"/>
            <w:rPrChange w:author="Tsoumaka Erasmia" w:date="2023-07-26T11:22:00Z" w:id="1220">
              <w:rPr>
                <w:rFonts w:cs="Tahoma"/>
                <w:lang w:eastAsia="el-GR"/>
              </w:rPr>
            </w:rPrChange>
          </w:rPr>
          <w:delText xml:space="preserve"> </w:delText>
        </w:r>
        <w:r w:rsidRPr="00BC5F82" w:rsidDel="00D23304">
          <w:rPr>
            <w:rFonts w:cs="Tahoma"/>
            <w:lang w:eastAsia="el-GR"/>
          </w:rPr>
          <w:delText>target</w:delText>
        </w:r>
        <w:r w:rsidRPr="00A44DDD" w:rsidDel="00D23304">
          <w:rPr>
            <w:rFonts w:cs="Tahoma"/>
            <w:lang w:val="el-GR" w:eastAsia="el-GR"/>
            <w:rPrChange w:author="Tsoumaka Erasmia" w:date="2023-07-26T11:22:00Z" w:id="1221">
              <w:rPr>
                <w:rFonts w:cs="Tahoma"/>
                <w:lang w:eastAsia="el-GR"/>
              </w:rPr>
            </w:rPrChange>
          </w:rPr>
          <w:delText xml:space="preserve"> </w:delText>
        </w:r>
        <w:r w:rsidRPr="00BC5F82" w:rsidDel="00D23304">
          <w:rPr>
            <w:rFonts w:cs="Tahoma"/>
            <w:lang w:eastAsia="el-GR"/>
          </w:rPr>
          <w:delText>solutions</w:delText>
        </w:r>
        <w:r w:rsidRPr="00A44DDD" w:rsidDel="00D23304">
          <w:rPr>
            <w:rFonts w:cs="Tahoma"/>
            <w:lang w:val="el-GR" w:eastAsia="el-GR"/>
            <w:rPrChange w:author="Tsoumaka Erasmia" w:date="2023-07-26T11:22:00Z" w:id="1222">
              <w:rPr>
                <w:rFonts w:cs="Tahoma"/>
                <w:lang w:eastAsia="el-GR"/>
              </w:rPr>
            </w:rPrChange>
          </w:rPr>
          <w:delText xml:space="preserve"> </w:delText>
        </w:r>
        <w:r w:rsidRPr="00BC5F82" w:rsidDel="00D23304">
          <w:rPr>
            <w:rFonts w:cs="Tahoma"/>
            <w:lang w:eastAsia="el-GR"/>
          </w:rPr>
          <w:delText>may</w:delText>
        </w:r>
        <w:r w:rsidRPr="00A44DDD" w:rsidDel="00D23304">
          <w:rPr>
            <w:rFonts w:cs="Tahoma"/>
            <w:lang w:val="el-GR" w:eastAsia="el-GR"/>
            <w:rPrChange w:author="Tsoumaka Erasmia" w:date="2023-07-26T11:22:00Z" w:id="1223">
              <w:rPr>
                <w:rFonts w:cs="Tahoma"/>
                <w:lang w:eastAsia="el-GR"/>
              </w:rPr>
            </w:rPrChange>
          </w:rPr>
          <w:delText xml:space="preserve"> </w:delText>
        </w:r>
        <w:r w:rsidRPr="00BC5F82" w:rsidDel="00D23304">
          <w:rPr>
            <w:rFonts w:cs="Tahoma"/>
            <w:lang w:eastAsia="el-GR"/>
          </w:rPr>
          <w:delText>be</w:delText>
        </w:r>
        <w:r w:rsidRPr="00A44DDD" w:rsidDel="00D23304">
          <w:rPr>
            <w:rFonts w:cs="Tahoma"/>
            <w:lang w:val="el-GR" w:eastAsia="el-GR"/>
            <w:rPrChange w:author="Tsoumaka Erasmia" w:date="2023-07-26T11:22:00Z" w:id="1224">
              <w:rPr>
                <w:rFonts w:cs="Tahoma"/>
                <w:lang w:eastAsia="el-GR"/>
              </w:rPr>
            </w:rPrChange>
          </w:rPr>
          <w:delText xml:space="preserve"> </w:delText>
        </w:r>
        <w:r w:rsidRPr="00BC5F82" w:rsidDel="00D23304">
          <w:rPr>
            <w:rFonts w:cs="Tahoma"/>
            <w:lang w:eastAsia="el-GR"/>
          </w:rPr>
          <w:delText>realized</w:delText>
        </w:r>
        <w:r w:rsidRPr="00A44DDD" w:rsidDel="00D23304">
          <w:rPr>
            <w:rFonts w:cs="Tahoma"/>
            <w:lang w:val="el-GR" w:eastAsia="el-GR"/>
            <w:rPrChange w:author="Tsoumaka Erasmia" w:date="2023-07-26T11:22:00Z" w:id="1225">
              <w:rPr>
                <w:rFonts w:cs="Tahoma"/>
                <w:lang w:eastAsia="el-GR"/>
              </w:rPr>
            </w:rPrChange>
          </w:rPr>
          <w:delText xml:space="preserve"> </w:delText>
        </w:r>
        <w:r w:rsidRPr="00BC5F82" w:rsidDel="00D23304">
          <w:rPr>
            <w:rFonts w:cs="Tahoma"/>
            <w:lang w:eastAsia="el-GR"/>
          </w:rPr>
          <w:delText>by</w:delText>
        </w:r>
        <w:r w:rsidRPr="00A44DDD" w:rsidDel="00D23304">
          <w:rPr>
            <w:rFonts w:cs="Tahoma"/>
            <w:lang w:val="el-GR" w:eastAsia="el-GR"/>
            <w:rPrChange w:author="Tsoumaka Erasmia" w:date="2023-07-26T11:22:00Z" w:id="1226">
              <w:rPr>
                <w:rFonts w:cs="Tahoma"/>
                <w:lang w:eastAsia="el-GR"/>
              </w:rPr>
            </w:rPrChange>
          </w:rPr>
          <w:delText xml:space="preserve"> </w:delText>
        </w:r>
        <w:r w:rsidRPr="00BC5F82" w:rsidDel="00D23304">
          <w:rPr>
            <w:rFonts w:cs="Tahoma"/>
            <w:lang w:eastAsia="el-GR"/>
          </w:rPr>
          <w:delText>starting</w:delText>
        </w:r>
        <w:r w:rsidRPr="00A44DDD" w:rsidDel="00D23304">
          <w:rPr>
            <w:rFonts w:cs="Tahoma"/>
            <w:lang w:val="el-GR" w:eastAsia="el-GR"/>
            <w:rPrChange w:author="Tsoumaka Erasmia" w:date="2023-07-26T11:22:00Z" w:id="1227">
              <w:rPr>
                <w:rFonts w:cs="Tahoma"/>
                <w:lang w:eastAsia="el-GR"/>
              </w:rPr>
            </w:rPrChange>
          </w:rPr>
          <w:delText xml:space="preserve"> </w:delText>
        </w:r>
        <w:r w:rsidRPr="00BC5F82" w:rsidDel="00D23304">
          <w:rPr>
            <w:rFonts w:cs="Tahoma"/>
            <w:lang w:eastAsia="el-GR"/>
          </w:rPr>
          <w:delText>from</w:delText>
        </w:r>
        <w:r w:rsidRPr="00A44DDD" w:rsidDel="00D23304">
          <w:rPr>
            <w:rFonts w:cs="Tahoma"/>
            <w:lang w:val="el-GR" w:eastAsia="el-GR"/>
            <w:rPrChange w:author="Tsoumaka Erasmia" w:date="2023-07-26T11:22:00Z" w:id="1228">
              <w:rPr>
                <w:rFonts w:cs="Tahoma"/>
                <w:lang w:eastAsia="el-GR"/>
              </w:rPr>
            </w:rPrChange>
          </w:rPr>
          <w:delText xml:space="preserve"> </w:delText>
        </w:r>
        <w:r w:rsidRPr="00BC5F82" w:rsidDel="00D23304">
          <w:rPr>
            <w:rFonts w:cs="Tahoma"/>
            <w:lang w:eastAsia="el-GR"/>
          </w:rPr>
          <w:delText>different</w:delText>
        </w:r>
        <w:r w:rsidRPr="00A44DDD" w:rsidDel="00D23304">
          <w:rPr>
            <w:rFonts w:cs="Tahoma"/>
            <w:lang w:val="el-GR" w:eastAsia="el-GR"/>
            <w:rPrChange w:author="Tsoumaka Erasmia" w:date="2023-07-26T11:22:00Z" w:id="1229">
              <w:rPr>
                <w:rFonts w:cs="Tahoma"/>
                <w:lang w:eastAsia="el-GR"/>
              </w:rPr>
            </w:rPrChange>
          </w:rPr>
          <w:delText xml:space="preserve"> </w:delText>
        </w:r>
        <w:r w:rsidRPr="00BC5F82" w:rsidDel="00D23304">
          <w:rPr>
            <w:rFonts w:cs="Tahoma"/>
            <w:lang w:eastAsia="el-GR"/>
          </w:rPr>
          <w:delText>kinds</w:delText>
        </w:r>
        <w:r w:rsidRPr="00A44DDD" w:rsidDel="00D23304">
          <w:rPr>
            <w:rFonts w:cs="Tahoma"/>
            <w:lang w:val="el-GR" w:eastAsia="el-GR"/>
            <w:rPrChange w:author="Tsoumaka Erasmia" w:date="2023-07-26T11:22:00Z" w:id="1230">
              <w:rPr>
                <w:rFonts w:cs="Tahoma"/>
                <w:lang w:eastAsia="el-GR"/>
              </w:rPr>
            </w:rPrChange>
          </w:rPr>
          <w:delText xml:space="preserve"> </w:delText>
        </w:r>
        <w:r w:rsidRPr="00BC5F82" w:rsidDel="00D23304">
          <w:rPr>
            <w:rFonts w:cs="Tahoma"/>
            <w:lang w:eastAsia="el-GR"/>
          </w:rPr>
          <w:delText>of</w:delText>
        </w:r>
        <w:r w:rsidRPr="00A44DDD" w:rsidDel="00D23304">
          <w:rPr>
            <w:rFonts w:cs="Tahoma"/>
            <w:lang w:val="el-GR" w:eastAsia="el-GR"/>
            <w:rPrChange w:author="Tsoumaka Erasmia" w:date="2023-07-26T11:22:00Z" w:id="1231">
              <w:rPr>
                <w:rFonts w:cs="Tahoma"/>
                <w:lang w:eastAsia="el-GR"/>
              </w:rPr>
            </w:rPrChange>
          </w:rPr>
          <w:delText xml:space="preserve"> </w:delText>
        </w:r>
        <w:r w:rsidRPr="00BC5F82" w:rsidDel="00D23304">
          <w:rPr>
            <w:rFonts w:cs="Tahoma"/>
            <w:lang w:eastAsia="el-GR"/>
          </w:rPr>
          <w:delText>data</w:delText>
        </w:r>
        <w:r w:rsidRPr="00A44DDD" w:rsidDel="00D23304">
          <w:rPr>
            <w:rFonts w:cs="Tahoma"/>
            <w:lang w:val="el-GR" w:eastAsia="el-GR"/>
            <w:rPrChange w:author="Tsoumaka Erasmia" w:date="2023-07-26T11:22:00Z" w:id="1232">
              <w:rPr>
                <w:rFonts w:cs="Tahoma"/>
                <w:lang w:eastAsia="el-GR"/>
              </w:rPr>
            </w:rPrChange>
          </w:rPr>
          <w:delText xml:space="preserve">. </w:delText>
        </w:r>
        <w:r w:rsidRPr="00BC5F82" w:rsidDel="00D23304">
          <w:rPr>
            <w:rFonts w:cs="Tahoma"/>
            <w:lang w:eastAsia="el-GR"/>
          </w:rPr>
          <w:delText>So</w:delText>
        </w:r>
        <w:r w:rsidRPr="00A44DDD" w:rsidDel="00D23304">
          <w:rPr>
            <w:rFonts w:cs="Tahoma"/>
            <w:lang w:val="el-GR" w:eastAsia="el-GR"/>
            <w:rPrChange w:author="Tsoumaka Erasmia" w:date="2023-07-26T11:22:00Z" w:id="1233">
              <w:rPr>
                <w:rFonts w:cs="Tahoma"/>
                <w:lang w:eastAsia="el-GR"/>
              </w:rPr>
            </w:rPrChange>
          </w:rPr>
          <w:delText xml:space="preserve"> </w:delText>
        </w:r>
        <w:r w:rsidRPr="00BC5F82" w:rsidDel="00D23304">
          <w:rPr>
            <w:rFonts w:cs="Tahoma"/>
            <w:lang w:eastAsia="el-GR"/>
          </w:rPr>
          <w:delText>that</w:delText>
        </w:r>
        <w:r w:rsidRPr="00A44DDD" w:rsidDel="00D23304">
          <w:rPr>
            <w:rFonts w:cs="Tahoma"/>
            <w:lang w:val="el-GR" w:eastAsia="el-GR"/>
            <w:rPrChange w:author="Tsoumaka Erasmia" w:date="2023-07-26T11:22:00Z" w:id="1234">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235">
              <w:rPr>
                <w:rFonts w:cs="Tahoma"/>
                <w:lang w:eastAsia="el-GR"/>
              </w:rPr>
            </w:rPrChange>
          </w:rPr>
          <w:delText xml:space="preserve"> </w:delText>
        </w:r>
        <w:r w:rsidRPr="00BC5F82" w:rsidDel="00D23304">
          <w:rPr>
            <w:rFonts w:cs="Tahoma"/>
            <w:lang w:eastAsia="el-GR"/>
          </w:rPr>
          <w:delText>scenario</w:delText>
        </w:r>
        <w:r w:rsidRPr="00A44DDD" w:rsidDel="00D23304">
          <w:rPr>
            <w:rFonts w:cs="Tahoma"/>
            <w:lang w:val="el-GR" w:eastAsia="el-GR"/>
            <w:rPrChange w:author="Tsoumaka Erasmia" w:date="2023-07-26T11:22:00Z" w:id="1236">
              <w:rPr>
                <w:rFonts w:cs="Tahoma"/>
                <w:lang w:eastAsia="el-GR"/>
              </w:rPr>
            </w:rPrChange>
          </w:rPr>
          <w:delText xml:space="preserve"> </w:delText>
        </w:r>
        <w:r w:rsidRPr="00BC5F82" w:rsidDel="00D23304">
          <w:rPr>
            <w:rFonts w:cs="Tahoma"/>
            <w:lang w:eastAsia="el-GR"/>
          </w:rPr>
          <w:delText>is</w:delText>
        </w:r>
        <w:r w:rsidRPr="00A44DDD" w:rsidDel="00D23304">
          <w:rPr>
            <w:rFonts w:cs="Tahoma"/>
            <w:lang w:val="el-GR" w:eastAsia="el-GR"/>
            <w:rPrChange w:author="Tsoumaka Erasmia" w:date="2023-07-26T11:22:00Z" w:id="1237">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238">
              <w:rPr>
                <w:rFonts w:cs="Tahoma"/>
                <w:lang w:eastAsia="el-GR"/>
              </w:rPr>
            </w:rPrChange>
          </w:rPr>
          <w:delText xml:space="preserve"> </w:delText>
        </w:r>
        <w:r w:rsidRPr="00BC5F82" w:rsidDel="00D23304">
          <w:rPr>
            <w:rFonts w:cs="Tahoma"/>
            <w:lang w:eastAsia="el-GR"/>
          </w:rPr>
          <w:delText>target</w:delText>
        </w:r>
        <w:r w:rsidRPr="00A44DDD" w:rsidDel="00D23304">
          <w:rPr>
            <w:rFonts w:cs="Tahoma"/>
            <w:lang w:val="el-GR" w:eastAsia="el-GR"/>
            <w:rPrChange w:author="Tsoumaka Erasmia" w:date="2023-07-26T11:22:00Z" w:id="1239">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240">
              <w:rPr>
                <w:rFonts w:cs="Tahoma"/>
                <w:lang w:eastAsia="el-GR"/>
              </w:rPr>
            </w:rPrChange>
          </w:rPr>
          <w:delText xml:space="preserve"> </w:delText>
        </w:r>
        <w:r w:rsidRPr="00BC5F82" w:rsidDel="00D23304">
          <w:rPr>
            <w:rFonts w:cs="Tahoma"/>
            <w:lang w:eastAsia="el-GR"/>
          </w:rPr>
          <w:delText>data</w:delText>
        </w:r>
        <w:r w:rsidRPr="00A44DDD" w:rsidDel="00D23304">
          <w:rPr>
            <w:rFonts w:cs="Tahoma"/>
            <w:lang w:val="el-GR" w:eastAsia="el-GR"/>
            <w:rPrChange w:author="Tsoumaka Erasmia" w:date="2023-07-26T11:22:00Z" w:id="1241">
              <w:rPr>
                <w:rFonts w:cs="Tahoma"/>
                <w:lang w:eastAsia="el-GR"/>
              </w:rPr>
            </w:rPrChange>
          </w:rPr>
          <w:delText xml:space="preserve"> </w:delText>
        </w:r>
        <w:r w:rsidRPr="00BC5F82" w:rsidDel="00D23304">
          <w:rPr>
            <w:rFonts w:cs="Tahoma"/>
            <w:lang w:eastAsia="el-GR"/>
          </w:rPr>
          <w:delText>are</w:delText>
        </w:r>
        <w:r w:rsidRPr="00A44DDD" w:rsidDel="00D23304">
          <w:rPr>
            <w:rFonts w:cs="Tahoma"/>
            <w:lang w:val="el-GR" w:eastAsia="el-GR"/>
            <w:rPrChange w:author="Tsoumaka Erasmia" w:date="2023-07-26T11:22:00Z" w:id="1242">
              <w:rPr>
                <w:rFonts w:cs="Tahoma"/>
                <w:lang w:eastAsia="el-GR"/>
              </w:rPr>
            </w:rPrChange>
          </w:rPr>
          <w:delText xml:space="preserve"> </w:delText>
        </w:r>
        <w:r w:rsidRPr="00BC5F82" w:rsidDel="00D23304">
          <w:rPr>
            <w:rFonts w:cs="Tahoma"/>
            <w:lang w:eastAsia="el-GR"/>
          </w:rPr>
          <w:delText>a</w:delText>
        </w:r>
        <w:r w:rsidRPr="00A44DDD" w:rsidDel="00D23304">
          <w:rPr>
            <w:rFonts w:cs="Tahoma"/>
            <w:lang w:val="el-GR" w:eastAsia="el-GR"/>
            <w:rPrChange w:author="Tsoumaka Erasmia" w:date="2023-07-26T11:22:00Z" w:id="1243">
              <w:rPr>
                <w:rFonts w:cs="Tahoma"/>
                <w:lang w:eastAsia="el-GR"/>
              </w:rPr>
            </w:rPrChange>
          </w:rPr>
          <w:delText xml:space="preserve"> </w:delText>
        </w:r>
        <w:r w:rsidRPr="00BC5F82" w:rsidDel="00D23304">
          <w:rPr>
            <w:rFonts w:cs="Tahoma"/>
            <w:lang w:eastAsia="el-GR"/>
          </w:rPr>
          <w:delText>tool</w:delText>
        </w:r>
        <w:r w:rsidRPr="00A44DDD" w:rsidDel="00D23304">
          <w:rPr>
            <w:rFonts w:cs="Tahoma"/>
            <w:lang w:val="el-GR" w:eastAsia="el-GR"/>
            <w:rPrChange w:author="Tsoumaka Erasmia" w:date="2023-07-26T11:22:00Z" w:id="1244">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245">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246">
              <w:rPr>
                <w:rFonts w:cs="Tahoma"/>
                <w:lang w:eastAsia="el-GR"/>
              </w:rPr>
            </w:rPrChange>
          </w:rPr>
          <w:delText xml:space="preserve"> </w:delText>
        </w:r>
        <w:r w:rsidRPr="00BC5F82" w:rsidDel="00D23304">
          <w:rPr>
            <w:rFonts w:cs="Tahoma"/>
            <w:lang w:eastAsia="el-GR"/>
          </w:rPr>
          <w:delText>experience</w:delText>
        </w:r>
        <w:r w:rsidRPr="00A44DDD" w:rsidDel="00D23304">
          <w:rPr>
            <w:rFonts w:cs="Tahoma"/>
            <w:lang w:val="el-GR" w:eastAsia="el-GR"/>
            <w:rPrChange w:author="Tsoumaka Erasmia" w:date="2023-07-26T11:22:00Z" w:id="1247">
              <w:rPr>
                <w:rFonts w:cs="Tahoma"/>
                <w:lang w:eastAsia="el-GR"/>
              </w:rPr>
            </w:rPrChange>
          </w:rPr>
          <w:delText xml:space="preserve"> </w:delText>
        </w:r>
        <w:r w:rsidRPr="00BC5F82" w:rsidDel="00D23304">
          <w:rPr>
            <w:rFonts w:cs="Tahoma"/>
            <w:lang w:eastAsia="el-GR"/>
          </w:rPr>
          <w:delText>may</w:delText>
        </w:r>
        <w:r w:rsidRPr="00A44DDD" w:rsidDel="00D23304">
          <w:rPr>
            <w:rFonts w:cs="Tahoma"/>
            <w:lang w:val="el-GR" w:eastAsia="el-GR"/>
            <w:rPrChange w:author="Tsoumaka Erasmia" w:date="2023-07-26T11:22:00Z" w:id="1248">
              <w:rPr>
                <w:rFonts w:cs="Tahoma"/>
                <w:lang w:eastAsia="el-GR"/>
              </w:rPr>
            </w:rPrChange>
          </w:rPr>
          <w:delText xml:space="preserve"> </w:delText>
        </w:r>
        <w:r w:rsidRPr="00BC5F82" w:rsidDel="00D23304">
          <w:rPr>
            <w:rFonts w:cs="Tahoma"/>
            <w:lang w:eastAsia="el-GR"/>
          </w:rPr>
          <w:delText>help</w:delText>
        </w:r>
        <w:r w:rsidRPr="00A44DDD" w:rsidDel="00D23304">
          <w:rPr>
            <w:rFonts w:cs="Tahoma"/>
            <w:lang w:val="el-GR" w:eastAsia="el-GR"/>
            <w:rPrChange w:author="Tsoumaka Erasmia" w:date="2023-07-26T11:22:00Z" w:id="1249">
              <w:rPr>
                <w:rFonts w:cs="Tahoma"/>
                <w:lang w:eastAsia="el-GR"/>
              </w:rPr>
            </w:rPrChange>
          </w:rPr>
          <w:delText xml:space="preserve"> </w:delText>
        </w:r>
        <w:r w:rsidRPr="00BC5F82" w:rsidDel="00D23304">
          <w:rPr>
            <w:rFonts w:cs="Tahoma"/>
            <w:lang w:eastAsia="el-GR"/>
          </w:rPr>
          <w:delText>you</w:delText>
        </w:r>
        <w:r w:rsidRPr="00A44DDD" w:rsidDel="00D23304">
          <w:rPr>
            <w:rFonts w:cs="Tahoma"/>
            <w:lang w:val="el-GR" w:eastAsia="el-GR"/>
            <w:rPrChange w:author="Tsoumaka Erasmia" w:date="2023-07-26T11:22:00Z" w:id="1250">
              <w:rPr>
                <w:rFonts w:cs="Tahoma"/>
                <w:lang w:eastAsia="el-GR"/>
              </w:rPr>
            </w:rPrChange>
          </w:rPr>
          <w:delText xml:space="preserve"> </w:delText>
        </w:r>
        <w:r w:rsidRPr="00BC5F82" w:rsidDel="00D23304">
          <w:rPr>
            <w:rFonts w:cs="Tahoma"/>
            <w:lang w:eastAsia="el-GR"/>
          </w:rPr>
          <w:delText>in</w:delText>
        </w:r>
        <w:r w:rsidRPr="00A44DDD" w:rsidDel="00D23304">
          <w:rPr>
            <w:rFonts w:cs="Tahoma"/>
            <w:lang w:val="el-GR" w:eastAsia="el-GR"/>
            <w:rPrChange w:author="Tsoumaka Erasmia" w:date="2023-07-26T11:22:00Z" w:id="1251">
              <w:rPr>
                <w:rFonts w:cs="Tahoma"/>
                <w:lang w:eastAsia="el-GR"/>
              </w:rPr>
            </w:rPrChange>
          </w:rPr>
          <w:delText xml:space="preserve"> </w:delText>
        </w:r>
        <w:r w:rsidRPr="00BC5F82" w:rsidDel="00D23304">
          <w:rPr>
            <w:rFonts w:cs="Tahoma"/>
            <w:lang w:eastAsia="el-GR"/>
          </w:rPr>
          <w:delText>identifying</w:delText>
        </w:r>
        <w:r w:rsidRPr="00A44DDD" w:rsidDel="00D23304">
          <w:rPr>
            <w:rFonts w:cs="Tahoma"/>
            <w:lang w:val="el-GR" w:eastAsia="el-GR"/>
            <w:rPrChange w:author="Tsoumaka Erasmia" w:date="2023-07-26T11:22:00Z" w:id="1252">
              <w:rPr>
                <w:rFonts w:cs="Tahoma"/>
                <w:lang w:eastAsia="el-GR"/>
              </w:rPr>
            </w:rPrChange>
          </w:rPr>
          <w:delText xml:space="preserve"> </w:delText>
        </w:r>
        <w:r w:rsidRPr="00BC5F82" w:rsidDel="00D23304">
          <w:rPr>
            <w:rFonts w:cs="Tahoma"/>
            <w:lang w:eastAsia="el-GR"/>
          </w:rPr>
          <w:delText>among</w:delText>
        </w:r>
        <w:r w:rsidRPr="00A44DDD" w:rsidDel="00D23304">
          <w:rPr>
            <w:rFonts w:cs="Tahoma"/>
            <w:lang w:val="el-GR" w:eastAsia="el-GR"/>
            <w:rPrChange w:author="Tsoumaka Erasmia" w:date="2023-07-26T11:22:00Z" w:id="1253">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254">
              <w:rPr>
                <w:rFonts w:cs="Tahoma"/>
                <w:lang w:eastAsia="el-GR"/>
              </w:rPr>
            </w:rPrChange>
          </w:rPr>
          <w:delText xml:space="preserve"> </w:delText>
        </w:r>
        <w:r w:rsidRPr="00BC5F82" w:rsidDel="00D23304">
          <w:rPr>
            <w:rFonts w:cs="Tahoma"/>
            <w:lang w:eastAsia="el-GR"/>
          </w:rPr>
          <w:delText>different</w:delText>
        </w:r>
        <w:r w:rsidRPr="00A44DDD" w:rsidDel="00D23304">
          <w:rPr>
            <w:rFonts w:cs="Tahoma"/>
            <w:lang w:val="el-GR" w:eastAsia="el-GR"/>
            <w:rPrChange w:author="Tsoumaka Erasmia" w:date="2023-07-26T11:22:00Z" w:id="1255">
              <w:rPr>
                <w:rFonts w:cs="Tahoma"/>
                <w:lang w:eastAsia="el-GR"/>
              </w:rPr>
            </w:rPrChange>
          </w:rPr>
          <w:delText xml:space="preserve"> </w:delText>
        </w:r>
        <w:r w:rsidRPr="00BC5F82" w:rsidDel="00D23304">
          <w:rPr>
            <w:rFonts w:cs="Tahoma"/>
            <w:lang w:eastAsia="el-GR"/>
          </w:rPr>
          <w:delText>data</w:delText>
        </w:r>
        <w:r w:rsidRPr="00A44DDD" w:rsidDel="00D23304">
          <w:rPr>
            <w:rFonts w:cs="Tahoma"/>
            <w:lang w:val="el-GR" w:eastAsia="el-GR"/>
            <w:rPrChange w:author="Tsoumaka Erasmia" w:date="2023-07-26T11:22:00Z" w:id="1256">
              <w:rPr>
                <w:rFonts w:cs="Tahoma"/>
                <w:lang w:eastAsia="el-GR"/>
              </w:rPr>
            </w:rPrChange>
          </w:rPr>
          <w:delText xml:space="preserve"> </w:delText>
        </w:r>
        <w:r w:rsidRPr="00BC5F82" w:rsidDel="00D23304">
          <w:rPr>
            <w:rFonts w:cs="Tahoma"/>
            <w:lang w:eastAsia="el-GR"/>
          </w:rPr>
          <w:delText>sources</w:delText>
        </w:r>
        <w:r w:rsidRPr="00A44DDD" w:rsidDel="00D23304">
          <w:rPr>
            <w:rFonts w:cs="Tahoma"/>
            <w:lang w:val="el-GR" w:eastAsia="el-GR"/>
            <w:rPrChange w:author="Tsoumaka Erasmia" w:date="2023-07-26T11:22:00Z" w:id="1257">
              <w:rPr>
                <w:rFonts w:cs="Tahoma"/>
                <w:lang w:eastAsia="el-GR"/>
              </w:rPr>
            </w:rPrChange>
          </w:rPr>
          <w:delText xml:space="preserve"> </w:delText>
        </w:r>
        <w:r w:rsidRPr="00BC5F82" w:rsidDel="00D23304">
          <w:rPr>
            <w:rFonts w:cs="Tahoma"/>
            <w:lang w:eastAsia="el-GR"/>
          </w:rPr>
          <w:delText>those</w:delText>
        </w:r>
        <w:r w:rsidRPr="00A44DDD" w:rsidDel="00D23304">
          <w:rPr>
            <w:rFonts w:cs="Tahoma"/>
            <w:lang w:val="el-GR" w:eastAsia="el-GR"/>
            <w:rPrChange w:author="Tsoumaka Erasmia" w:date="2023-07-26T11:22:00Z" w:id="1258">
              <w:rPr>
                <w:rFonts w:cs="Tahoma"/>
                <w:lang w:eastAsia="el-GR"/>
              </w:rPr>
            </w:rPrChange>
          </w:rPr>
          <w:delText xml:space="preserve"> </w:delText>
        </w:r>
        <w:r w:rsidRPr="00BC5F82" w:rsidDel="00D23304">
          <w:rPr>
            <w:rFonts w:cs="Tahoma"/>
            <w:lang w:eastAsia="el-GR"/>
          </w:rPr>
          <w:delText>that</w:delText>
        </w:r>
        <w:r w:rsidRPr="00A44DDD" w:rsidDel="00D23304">
          <w:rPr>
            <w:rFonts w:cs="Tahoma"/>
            <w:lang w:val="el-GR" w:eastAsia="el-GR"/>
            <w:rPrChange w:author="Tsoumaka Erasmia" w:date="2023-07-26T11:22:00Z" w:id="1259">
              <w:rPr>
                <w:rFonts w:cs="Tahoma"/>
                <w:lang w:eastAsia="el-GR"/>
              </w:rPr>
            </w:rPrChange>
          </w:rPr>
          <w:delText xml:space="preserve"> </w:delText>
        </w:r>
        <w:r w:rsidRPr="00BC5F82" w:rsidDel="00D23304">
          <w:rPr>
            <w:rFonts w:cs="Tahoma"/>
            <w:lang w:eastAsia="el-GR"/>
          </w:rPr>
          <w:delText>may</w:delText>
        </w:r>
        <w:r w:rsidRPr="00A44DDD" w:rsidDel="00D23304">
          <w:rPr>
            <w:rFonts w:cs="Tahoma"/>
            <w:lang w:val="el-GR" w:eastAsia="el-GR"/>
            <w:rPrChange w:author="Tsoumaka Erasmia" w:date="2023-07-26T11:22:00Z" w:id="1260">
              <w:rPr>
                <w:rFonts w:cs="Tahoma"/>
                <w:lang w:eastAsia="el-GR"/>
              </w:rPr>
            </w:rPrChange>
          </w:rPr>
          <w:delText xml:space="preserve"> </w:delText>
        </w:r>
        <w:r w:rsidRPr="00BC5F82" w:rsidDel="00D23304">
          <w:rPr>
            <w:rFonts w:cs="Tahoma"/>
            <w:lang w:eastAsia="el-GR"/>
          </w:rPr>
          <w:delText>be</w:delText>
        </w:r>
        <w:r w:rsidRPr="00A44DDD" w:rsidDel="00D23304">
          <w:rPr>
            <w:rFonts w:cs="Tahoma"/>
            <w:lang w:val="el-GR" w:eastAsia="el-GR"/>
            <w:rPrChange w:author="Tsoumaka Erasmia" w:date="2023-07-26T11:22:00Z" w:id="1261">
              <w:rPr>
                <w:rFonts w:cs="Tahoma"/>
                <w:lang w:eastAsia="el-GR"/>
              </w:rPr>
            </w:rPrChange>
          </w:rPr>
          <w:delText xml:space="preserve"> </w:delText>
        </w:r>
        <w:r w:rsidRPr="00BC5F82" w:rsidDel="00D23304">
          <w:rPr>
            <w:rFonts w:cs="Tahoma"/>
            <w:lang w:eastAsia="el-GR"/>
          </w:rPr>
          <w:delText>simpler</w:delText>
        </w:r>
        <w:r w:rsidRPr="00A44DDD" w:rsidDel="00D23304">
          <w:rPr>
            <w:rFonts w:cs="Tahoma"/>
            <w:lang w:val="el-GR" w:eastAsia="el-GR"/>
            <w:rPrChange w:author="Tsoumaka Erasmia" w:date="2023-07-26T11:22:00Z" w:id="1262">
              <w:rPr>
                <w:rFonts w:cs="Tahoma"/>
                <w:lang w:eastAsia="el-GR"/>
              </w:rPr>
            </w:rPrChange>
          </w:rPr>
          <w:delText xml:space="preserve"> </w:delText>
        </w:r>
        <w:r w:rsidRPr="00BC5F82" w:rsidDel="00D23304">
          <w:rPr>
            <w:rFonts w:cs="Tahoma"/>
            <w:lang w:eastAsia="el-GR"/>
          </w:rPr>
          <w:delText>to</w:delText>
        </w:r>
        <w:r w:rsidRPr="00A44DDD" w:rsidDel="00D23304">
          <w:rPr>
            <w:rFonts w:cs="Tahoma"/>
            <w:lang w:val="el-GR" w:eastAsia="el-GR"/>
            <w:rPrChange w:author="Tsoumaka Erasmia" w:date="2023-07-26T11:22:00Z" w:id="1263">
              <w:rPr>
                <w:rFonts w:cs="Tahoma"/>
                <w:lang w:eastAsia="el-GR"/>
              </w:rPr>
            </w:rPrChange>
          </w:rPr>
          <w:delText xml:space="preserve"> </w:delText>
        </w:r>
        <w:r w:rsidRPr="00BC5F82" w:rsidDel="00D23304">
          <w:rPr>
            <w:rFonts w:cs="Tahoma"/>
            <w:lang w:eastAsia="el-GR"/>
          </w:rPr>
          <w:delText>be</w:delText>
        </w:r>
        <w:r w:rsidRPr="00A44DDD" w:rsidDel="00D23304">
          <w:rPr>
            <w:rFonts w:cs="Tahoma"/>
            <w:lang w:val="el-GR" w:eastAsia="el-GR"/>
            <w:rPrChange w:author="Tsoumaka Erasmia" w:date="2023-07-26T11:22:00Z" w:id="1264">
              <w:rPr>
                <w:rFonts w:cs="Tahoma"/>
                <w:lang w:eastAsia="el-GR"/>
              </w:rPr>
            </w:rPrChange>
          </w:rPr>
          <w:delText xml:space="preserve"> </w:delText>
        </w:r>
        <w:r w:rsidRPr="00BC5F82" w:rsidDel="00D23304">
          <w:rPr>
            <w:rFonts w:cs="Tahoma"/>
            <w:lang w:eastAsia="el-GR"/>
          </w:rPr>
          <w:delText>gathered</w:delText>
        </w:r>
        <w:r w:rsidRPr="00A44DDD" w:rsidDel="00D23304">
          <w:rPr>
            <w:rFonts w:cs="Tahoma"/>
            <w:lang w:val="el-GR" w:eastAsia="el-GR"/>
            <w:rPrChange w:author="Tsoumaka Erasmia" w:date="2023-07-26T11:22:00Z" w:id="1265">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266">
              <w:rPr>
                <w:rFonts w:cs="Tahoma"/>
                <w:lang w:eastAsia="el-GR"/>
              </w:rPr>
            </w:rPrChange>
          </w:rPr>
          <w:delText xml:space="preserve"> </w:delText>
        </w:r>
        <w:r w:rsidRPr="00BC5F82" w:rsidDel="00D23304">
          <w:rPr>
            <w:rFonts w:cs="Tahoma"/>
            <w:lang w:eastAsia="el-GR"/>
          </w:rPr>
          <w:delText>exploited</w:delText>
        </w:r>
        <w:r w:rsidRPr="00A44DDD" w:rsidDel="00D23304">
          <w:rPr>
            <w:rFonts w:cs="Tahoma"/>
            <w:lang w:val="el-GR" w:eastAsia="el-GR"/>
            <w:rPrChange w:author="Tsoumaka Erasmia" w:date="2023-07-26T11:22:00Z" w:id="1267">
              <w:rPr>
                <w:rFonts w:cs="Tahoma"/>
                <w:lang w:eastAsia="el-GR"/>
              </w:rPr>
            </w:rPrChange>
          </w:rPr>
          <w:delText xml:space="preserve">, </w:delText>
        </w:r>
        <w:r w:rsidRPr="00BC5F82" w:rsidDel="00D23304">
          <w:rPr>
            <w:rFonts w:cs="Tahoma"/>
            <w:lang w:eastAsia="el-GR"/>
          </w:rPr>
          <w:delText>technically</w:delText>
        </w:r>
        <w:r w:rsidRPr="00A44DDD" w:rsidDel="00D23304">
          <w:rPr>
            <w:rFonts w:cs="Tahoma"/>
            <w:lang w:val="el-GR" w:eastAsia="el-GR"/>
            <w:rPrChange w:author="Tsoumaka Erasmia" w:date="2023-07-26T11:22:00Z" w:id="1268">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269">
              <w:rPr>
                <w:rFonts w:cs="Tahoma"/>
                <w:lang w:eastAsia="el-GR"/>
              </w:rPr>
            </w:rPrChange>
          </w:rPr>
          <w:delText xml:space="preserve"> </w:delText>
        </w:r>
        <w:r w:rsidRPr="00BC5F82" w:rsidDel="00D23304">
          <w:rPr>
            <w:rFonts w:cs="Tahoma"/>
            <w:lang w:eastAsia="el-GR"/>
          </w:rPr>
          <w:delText>legally</w:delText>
        </w:r>
        <w:r w:rsidRPr="00A44DDD" w:rsidDel="00D23304">
          <w:rPr>
            <w:rFonts w:cs="Tahoma"/>
            <w:lang w:val="el-GR" w:eastAsia="el-GR"/>
            <w:rPrChange w:author="Tsoumaka Erasmia" w:date="2023-07-26T11:22:00Z" w:id="1270">
              <w:rPr>
                <w:rFonts w:cs="Tahoma"/>
                <w:lang w:eastAsia="el-GR"/>
              </w:rPr>
            </w:rPrChange>
          </w:rPr>
          <w:delText xml:space="preserve"> </w:delText>
        </w:r>
        <w:r w:rsidRPr="00BC5F82" w:rsidDel="00D23304">
          <w:rPr>
            <w:rFonts w:cs="Tahoma"/>
            <w:lang w:eastAsia="el-GR"/>
          </w:rPr>
          <w:delText>speaking</w:delText>
        </w:r>
        <w:r w:rsidRPr="00A44DDD" w:rsidDel="00D23304">
          <w:rPr>
            <w:rFonts w:cs="Tahoma"/>
            <w:lang w:val="el-GR" w:eastAsia="el-GR"/>
            <w:rPrChange w:author="Tsoumaka Erasmia" w:date="2023-07-26T11:22:00Z" w:id="1271">
              <w:rPr>
                <w:rFonts w:cs="Tahoma"/>
                <w:lang w:eastAsia="el-GR"/>
              </w:rPr>
            </w:rPrChange>
          </w:rPr>
          <w:delText xml:space="preserve">, </w:delText>
        </w:r>
        <w:r w:rsidRPr="00BC5F82" w:rsidDel="00D23304">
          <w:rPr>
            <w:rFonts w:cs="Tahoma"/>
            <w:lang w:eastAsia="el-GR"/>
          </w:rPr>
          <w:delText>also</w:delText>
        </w:r>
        <w:r w:rsidRPr="00A44DDD" w:rsidDel="00D23304">
          <w:rPr>
            <w:rFonts w:cs="Tahoma"/>
            <w:lang w:val="el-GR" w:eastAsia="el-GR"/>
            <w:rPrChange w:author="Tsoumaka Erasmia" w:date="2023-07-26T11:22:00Z" w:id="1272">
              <w:rPr>
                <w:rFonts w:cs="Tahoma"/>
                <w:lang w:eastAsia="el-GR"/>
              </w:rPr>
            </w:rPrChange>
          </w:rPr>
          <w:delText xml:space="preserve"> </w:delText>
        </w:r>
        <w:r w:rsidRPr="00BC5F82" w:rsidDel="00D23304">
          <w:rPr>
            <w:rFonts w:cs="Tahoma"/>
            <w:lang w:eastAsia="el-GR"/>
          </w:rPr>
          <w:delText>taking</w:delText>
        </w:r>
        <w:r w:rsidRPr="00A44DDD" w:rsidDel="00D23304">
          <w:rPr>
            <w:rFonts w:cs="Tahoma"/>
            <w:lang w:val="el-GR" w:eastAsia="el-GR"/>
            <w:rPrChange w:author="Tsoumaka Erasmia" w:date="2023-07-26T11:22:00Z" w:id="1273">
              <w:rPr>
                <w:rFonts w:cs="Tahoma"/>
                <w:lang w:eastAsia="el-GR"/>
              </w:rPr>
            </w:rPrChange>
          </w:rPr>
          <w:delText xml:space="preserve"> </w:delText>
        </w:r>
        <w:r w:rsidRPr="00BC5F82" w:rsidDel="00D23304">
          <w:rPr>
            <w:rFonts w:cs="Tahoma"/>
            <w:lang w:eastAsia="el-GR"/>
          </w:rPr>
          <w:delText>into</w:delText>
        </w:r>
        <w:r w:rsidRPr="00A44DDD" w:rsidDel="00D23304">
          <w:rPr>
            <w:rFonts w:cs="Tahoma"/>
            <w:lang w:val="el-GR" w:eastAsia="el-GR"/>
            <w:rPrChange w:author="Tsoumaka Erasmia" w:date="2023-07-26T11:22:00Z" w:id="1274">
              <w:rPr>
                <w:rFonts w:cs="Tahoma"/>
                <w:lang w:eastAsia="el-GR"/>
              </w:rPr>
            </w:rPrChange>
          </w:rPr>
          <w:delText xml:space="preserve"> </w:delText>
        </w:r>
        <w:r w:rsidRPr="00BC5F82" w:rsidDel="00D23304">
          <w:rPr>
            <w:rFonts w:cs="Tahoma"/>
            <w:lang w:eastAsia="el-GR"/>
          </w:rPr>
          <w:delText>account</w:delText>
        </w:r>
        <w:r w:rsidRPr="00A44DDD" w:rsidDel="00D23304">
          <w:rPr>
            <w:rFonts w:cs="Tahoma"/>
            <w:lang w:val="el-GR" w:eastAsia="el-GR"/>
            <w:rPrChange w:author="Tsoumaka Erasmia" w:date="2023-07-26T11:22:00Z" w:id="1275">
              <w:rPr>
                <w:rFonts w:cs="Tahoma"/>
                <w:lang w:eastAsia="el-GR"/>
              </w:rPr>
            </w:rPrChange>
          </w:rPr>
          <w:delText xml:space="preserve"> </w:delText>
        </w:r>
        <w:r w:rsidRPr="00BC5F82" w:rsidDel="00D23304">
          <w:rPr>
            <w:rFonts w:cs="Tahoma"/>
            <w:lang w:eastAsia="el-GR"/>
          </w:rPr>
          <w:delText>local</w:delText>
        </w:r>
        <w:r w:rsidRPr="00A44DDD" w:rsidDel="00D23304">
          <w:rPr>
            <w:rFonts w:cs="Tahoma"/>
            <w:lang w:val="el-GR" w:eastAsia="el-GR"/>
            <w:rPrChange w:author="Tsoumaka Erasmia" w:date="2023-07-26T11:22:00Z" w:id="1276">
              <w:rPr>
                <w:rFonts w:cs="Tahoma"/>
                <w:lang w:eastAsia="el-GR"/>
              </w:rPr>
            </w:rPrChange>
          </w:rPr>
          <w:delText xml:space="preserve">, </w:delText>
        </w:r>
        <w:r w:rsidRPr="00BC5F82" w:rsidDel="00D23304">
          <w:rPr>
            <w:rFonts w:cs="Tahoma"/>
            <w:lang w:eastAsia="el-GR"/>
          </w:rPr>
          <w:delText>national</w:delText>
        </w:r>
        <w:r w:rsidRPr="00A44DDD" w:rsidDel="00D23304">
          <w:rPr>
            <w:rFonts w:cs="Tahoma"/>
            <w:lang w:val="el-GR" w:eastAsia="el-GR"/>
            <w:rPrChange w:author="Tsoumaka Erasmia" w:date="2023-07-26T11:22:00Z" w:id="1277">
              <w:rPr>
                <w:rFonts w:cs="Tahoma"/>
                <w:lang w:eastAsia="el-GR"/>
              </w:rPr>
            </w:rPrChange>
          </w:rPr>
          <w:delText xml:space="preserve"> </w:delText>
        </w:r>
        <w:r w:rsidRPr="00BC5F82" w:rsidDel="00D23304">
          <w:rPr>
            <w:rFonts w:cs="Tahoma"/>
            <w:lang w:eastAsia="el-GR"/>
          </w:rPr>
          <w:delText>and</w:delText>
        </w:r>
        <w:r w:rsidRPr="00A44DDD" w:rsidDel="00D23304">
          <w:rPr>
            <w:rFonts w:cs="Tahoma"/>
            <w:lang w:val="el-GR" w:eastAsia="el-GR"/>
            <w:rPrChange w:author="Tsoumaka Erasmia" w:date="2023-07-26T11:22:00Z" w:id="1278">
              <w:rPr>
                <w:rFonts w:cs="Tahoma"/>
                <w:lang w:eastAsia="el-GR"/>
              </w:rPr>
            </w:rPrChange>
          </w:rPr>
          <w:delText xml:space="preserve"> </w:delText>
        </w:r>
        <w:r w:rsidRPr="00BC5F82" w:rsidDel="00D23304">
          <w:rPr>
            <w:rFonts w:cs="Tahoma"/>
            <w:lang w:eastAsia="el-GR"/>
          </w:rPr>
          <w:delText>European</w:delText>
        </w:r>
        <w:r w:rsidRPr="00A44DDD" w:rsidDel="00D23304">
          <w:rPr>
            <w:rFonts w:cs="Tahoma"/>
            <w:lang w:val="el-GR" w:eastAsia="el-GR"/>
            <w:rPrChange w:author="Tsoumaka Erasmia" w:date="2023-07-26T11:22:00Z" w:id="1279">
              <w:rPr>
                <w:rFonts w:cs="Tahoma"/>
                <w:lang w:eastAsia="el-GR"/>
              </w:rPr>
            </w:rPrChange>
          </w:rPr>
          <w:delText xml:space="preserve"> </w:delText>
        </w:r>
        <w:r w:rsidRPr="00BC5F82" w:rsidDel="00D23304">
          <w:rPr>
            <w:rFonts w:cs="Tahoma"/>
            <w:lang w:eastAsia="el-GR"/>
          </w:rPr>
          <w:delText>guidelines</w:delText>
        </w:r>
        <w:r w:rsidRPr="00A44DDD" w:rsidDel="00D23304">
          <w:rPr>
            <w:rFonts w:cs="Tahoma"/>
            <w:lang w:val="el-GR" w:eastAsia="el-GR"/>
            <w:rPrChange w:author="Tsoumaka Erasmia" w:date="2023-07-26T11:22:00Z" w:id="1280">
              <w:rPr>
                <w:rFonts w:cs="Tahoma"/>
                <w:lang w:eastAsia="el-GR"/>
              </w:rPr>
            </w:rPrChange>
          </w:rPr>
          <w:delText xml:space="preserve"> </w:delText>
        </w:r>
        <w:r w:rsidRPr="00BC5F82" w:rsidDel="00D23304">
          <w:rPr>
            <w:rFonts w:cs="Tahoma"/>
            <w:lang w:eastAsia="el-GR"/>
          </w:rPr>
          <w:delText>according</w:delText>
        </w:r>
        <w:r w:rsidRPr="00A44DDD" w:rsidDel="00D23304">
          <w:rPr>
            <w:rFonts w:cs="Tahoma"/>
            <w:lang w:val="el-GR" w:eastAsia="el-GR"/>
            <w:rPrChange w:author="Tsoumaka Erasmia" w:date="2023-07-26T11:22:00Z" w:id="1281">
              <w:rPr>
                <w:rFonts w:cs="Tahoma"/>
                <w:lang w:eastAsia="el-GR"/>
              </w:rPr>
            </w:rPrChange>
          </w:rPr>
          <w:delText xml:space="preserve"> </w:delText>
        </w:r>
        <w:r w:rsidRPr="00BC5F82" w:rsidDel="00D23304">
          <w:rPr>
            <w:rFonts w:cs="Tahoma"/>
            <w:lang w:eastAsia="el-GR"/>
          </w:rPr>
          <w:delText>to</w:delText>
        </w:r>
        <w:r w:rsidRPr="00A44DDD" w:rsidDel="00D23304">
          <w:rPr>
            <w:rFonts w:cs="Tahoma"/>
            <w:lang w:val="el-GR" w:eastAsia="el-GR"/>
            <w:rPrChange w:author="Tsoumaka Erasmia" w:date="2023-07-26T11:22:00Z" w:id="1282">
              <w:rPr>
                <w:rFonts w:cs="Tahoma"/>
                <w:lang w:eastAsia="el-GR"/>
              </w:rPr>
            </w:rPrChange>
          </w:rPr>
          <w:delText xml:space="preserve"> </w:delText>
        </w:r>
        <w:r w:rsidRPr="00BC5F82" w:rsidDel="00D23304">
          <w:rPr>
            <w:rFonts w:cs="Tahoma"/>
            <w:lang w:eastAsia="el-GR"/>
          </w:rPr>
          <w:delText>the</w:delText>
        </w:r>
        <w:r w:rsidRPr="00A44DDD" w:rsidDel="00D23304">
          <w:rPr>
            <w:rFonts w:cs="Tahoma"/>
            <w:lang w:val="el-GR" w:eastAsia="el-GR"/>
            <w:rPrChange w:author="Tsoumaka Erasmia" w:date="2023-07-26T11:22:00Z" w:id="1283">
              <w:rPr>
                <w:rFonts w:cs="Tahoma"/>
                <w:lang w:eastAsia="el-GR"/>
              </w:rPr>
            </w:rPrChange>
          </w:rPr>
          <w:delText xml:space="preserve"> </w:delText>
        </w:r>
        <w:r w:rsidRPr="00BC5F82" w:rsidDel="00D23304">
          <w:rPr>
            <w:rFonts w:cs="Tahoma"/>
            <w:lang w:eastAsia="el-GR"/>
          </w:rPr>
          <w:delText>requests</w:delText>
        </w:r>
        <w:r w:rsidRPr="00A44DDD" w:rsidDel="00D23304">
          <w:rPr>
            <w:rFonts w:cs="Tahoma"/>
            <w:lang w:val="el-GR" w:eastAsia="el-GR"/>
            <w:rPrChange w:author="Tsoumaka Erasmia" w:date="2023-07-26T11:22:00Z" w:id="1284">
              <w:rPr>
                <w:rFonts w:cs="Tahoma"/>
                <w:lang w:eastAsia="el-GR"/>
              </w:rPr>
            </w:rPrChange>
          </w:rPr>
          <w:delText xml:space="preserve"> </w:delText>
        </w:r>
        <w:r w:rsidRPr="00BC5F82" w:rsidDel="00D23304">
          <w:rPr>
            <w:rFonts w:cs="Tahoma"/>
            <w:lang w:eastAsia="el-GR"/>
          </w:rPr>
          <w:delText>we</w:delText>
        </w:r>
        <w:r w:rsidRPr="00A44DDD" w:rsidDel="00D23304">
          <w:rPr>
            <w:rFonts w:cs="Tahoma"/>
            <w:lang w:val="el-GR" w:eastAsia="el-GR"/>
            <w:rPrChange w:author="Tsoumaka Erasmia" w:date="2023-07-26T11:22:00Z" w:id="1285">
              <w:rPr>
                <w:rFonts w:cs="Tahoma"/>
                <w:lang w:eastAsia="el-GR"/>
              </w:rPr>
            </w:rPrChange>
          </w:rPr>
          <w:delText xml:space="preserve"> </w:delText>
        </w:r>
        <w:r w:rsidRPr="00BC5F82" w:rsidDel="00D23304">
          <w:rPr>
            <w:rFonts w:cs="Tahoma"/>
            <w:lang w:eastAsia="el-GR"/>
          </w:rPr>
          <w:delText>receive</w:delText>
        </w:r>
        <w:r w:rsidRPr="00A44DDD" w:rsidDel="00D23304">
          <w:rPr>
            <w:rFonts w:cs="Tahoma"/>
            <w:lang w:val="el-GR" w:eastAsia="el-GR"/>
            <w:rPrChange w:author="Tsoumaka Erasmia" w:date="2023-07-26T11:22:00Z" w:id="1286">
              <w:rPr>
                <w:rFonts w:cs="Tahoma"/>
                <w:lang w:eastAsia="el-GR"/>
              </w:rPr>
            </w:rPrChange>
          </w:rPr>
          <w:delText>.</w:delText>
        </w:r>
      </w:del>
    </w:p>
    <w:p w:rsidRPr="00A44DDD" w:rsidR="00BB5E93" w:rsidP="000E7CAD" w:rsidRDefault="00BB5E93" w14:paraId="1C14C105" w14:textId="77777777">
      <w:pPr>
        <w:rPr>
          <w:rFonts w:cs="Tahoma"/>
          <w:lang w:val="el-GR" w:eastAsia="el-GR"/>
          <w:rPrChange w:author="Tsoumaka Erasmia" w:date="2023-07-26T11:22:00Z" w:id="1287">
            <w:rPr>
              <w:rFonts w:cs="Tahoma"/>
              <w:lang w:eastAsia="el-GR"/>
            </w:rPr>
          </w:rPrChange>
        </w:rPr>
      </w:pPr>
    </w:p>
    <w:p w:rsidRPr="00A44DDD" w:rsidR="00486F85" w:rsidP="00015D7B" w:rsidRDefault="000E7CAD" w14:paraId="7B6E5762" w14:textId="2D11509E">
      <w:pPr>
        <w:jc w:val="center"/>
        <w:rPr>
          <w:rFonts w:cs="Tahoma"/>
          <w:lang w:val="el-GR" w:eastAsia="el-GR"/>
          <w:rPrChange w:author="Tsoumaka Erasmia" w:date="2023-07-26T11:22:00Z" w:id="1288">
            <w:rPr>
              <w:rFonts w:cs="Tahoma"/>
              <w:lang w:eastAsia="el-GR"/>
            </w:rPr>
          </w:rPrChange>
        </w:rPr>
      </w:pPr>
      <w:del w:author="Tsoumaka Erasmia" w:date="2023-07-26T11:15:00Z" w:id="1289">
        <w:r w:rsidRPr="00BC5F82" w:rsidDel="00D23304">
          <w:rPr>
            <w:rFonts w:cs="Tahoma"/>
            <w:noProof/>
            <w:color w:val="2B579A"/>
            <w:shd w:val="clear" w:color="auto" w:fill="E6E6E6"/>
            <w:lang w:val="el-GR" w:eastAsia="el-GR"/>
          </w:rPr>
          <w:drawing>
            <wp:inline distT="0" distB="0" distL="0" distR="0" wp14:anchorId="727FED28" wp14:editId="0C4E7C91">
              <wp:extent cx="5305425" cy="2477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4761" cy="2491404"/>
                      </a:xfrm>
                      <a:prstGeom prst="rect">
                        <a:avLst/>
                      </a:prstGeom>
                      <a:noFill/>
                    </pic:spPr>
                  </pic:pic>
                </a:graphicData>
              </a:graphic>
            </wp:inline>
          </w:drawing>
        </w:r>
      </w:del>
    </w:p>
    <w:p w:rsidRPr="00A44DDD" w:rsidR="00FA7B1C" w:rsidP="00FA7B1C" w:rsidRDefault="00FA7B1C" w14:paraId="64655EDE" w14:textId="77777777">
      <w:pPr>
        <w:rPr>
          <w:rFonts w:cs="Tahoma"/>
          <w:lang w:val="el-GR" w:eastAsia="el-GR"/>
          <w:rPrChange w:author="Tsoumaka Erasmia" w:date="2023-07-26T11:22:00Z" w:id="1290">
            <w:rPr>
              <w:rFonts w:cs="Tahoma"/>
              <w:lang w:eastAsia="el-GR"/>
            </w:rPr>
          </w:rPrChange>
        </w:rPr>
      </w:pPr>
    </w:p>
    <w:p w:rsidRPr="00BC5F82" w:rsidR="00FA7B1C" w:rsidDel="00A44DDD" w:rsidP="00FA7B1C" w:rsidRDefault="00FA7B1C" w14:paraId="428D29A2" w14:textId="4F2C141A">
      <w:pPr>
        <w:rPr>
          <w:del w:author="Tsoumaka Erasmia" w:date="2023-07-26T11:17:00Z" w:id="1291"/>
          <w:rFonts w:cs="Tahoma"/>
          <w:lang w:eastAsia="el-GR"/>
        </w:rPr>
      </w:pPr>
      <w:del w:author="Tsoumaka Erasmia" w:date="2023-07-26T11:17:00Z" w:id="1292">
        <w:r w:rsidRPr="2223F295" w:rsidDel="00A44DDD">
          <w:rPr>
            <w:rFonts w:cs="Tahoma"/>
            <w:lang w:eastAsia="el-GR"/>
          </w:rPr>
          <w:delText>Once the data discovery is performed, the data ingestion can start and the Analysis and Design of the first solutions can start. Each of them can exploit the infrastructure, and they may need to develop data transformation processes (IoT App), and/or dashboards. In some cases, the development of mobile app, data analytics and special tools have to be developed as well. Finally, each solution can be deployed in testing and validation to move in production once accepted in terms of quality, reliability, performance, acceptability, usability, etc.</w:delText>
        </w:r>
      </w:del>
    </w:p>
    <w:p w:rsidRPr="00162388" w:rsidR="00FA7B1C" w:rsidP="001204D2" w:rsidRDefault="00FA7B1C" w14:paraId="328E70B8" w14:textId="2EBDB45F">
      <w:pPr>
        <w:rPr>
          <w:rFonts w:cs="Tahoma"/>
          <w:lang w:val="en-US" w:eastAsia="el-GR"/>
        </w:rPr>
      </w:pPr>
      <w:del w:author="Tsoumaka Erasmia" w:date="2023-07-26T11:17:00Z" w:id="1293">
        <w:r w:rsidRPr="00BC5F82" w:rsidDel="00A44DDD">
          <w:rPr>
            <w:rFonts w:cs="Tahoma"/>
            <w:lang w:eastAsia="el-GR"/>
          </w:rPr>
          <w:delText xml:space="preserve">In numerous activities throughout the project, the Contractor will organise focused meetings and workshops in order to, indicatively: capture information, discuss project issues, present project outputs and deliverables, manage stakeholders, achieve consensus, etc. The Contractor will do the preparatory work for these workshops, e.g. prepare the agenda, identify participants, etc., and will liaise with the Contracting Authority’s project manager, who will take over the notifications and the communications </w:delText>
        </w:r>
      </w:del>
    </w:p>
    <w:sectPr w:rsidRPr="00162388" w:rsidR="00FA7B1C" w:rsidSect="00152AB8">
      <w:headerReference w:type="default" r:id="rId18"/>
      <w:footerReference w:type="default" r:id="rId19"/>
      <w:pgSz w:w="11907" w:h="16840" w:orient="portrait" w:code="9"/>
      <w:pgMar w:top="1701" w:right="1134" w:bottom="1701" w:left="1701" w:header="68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7C84" w:rsidRDefault="00D37C84" w14:paraId="14230F43" w14:textId="77777777">
      <w:r>
        <w:separator/>
      </w:r>
    </w:p>
  </w:endnote>
  <w:endnote w:type="continuationSeparator" w:id="0">
    <w:p w:rsidR="00D37C84" w:rsidRDefault="00D37C84" w14:paraId="36A9017E" w14:textId="77777777">
      <w:r>
        <w:continuationSeparator/>
      </w:r>
    </w:p>
  </w:endnote>
  <w:endnote w:type="continuationNotice" w:id="1">
    <w:p w:rsidR="00D37C84" w:rsidRDefault="00D37C84" w14:paraId="1A915412"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1"/>
    <w:family w:val="swiss"/>
    <w:pitch w:val="variable"/>
    <w:sig w:usb0="E4002EFF" w:usb1="C000E47F" w:usb2="00000009" w:usb3="00000000" w:csb0="000001FF" w:csb1="00000000"/>
  </w:font>
  <w:font w:name="Tms Rmn">
    <w:panose1 w:val="0202060304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tka Subheading">
    <w:panose1 w:val="02000505000000020004"/>
    <w:charset w:val="A1"/>
    <w:family w:val="auto"/>
    <w:pitch w:val="variable"/>
    <w:sig w:usb0="A00002EF" w:usb1="4000204B" w:usb2="00000000" w:usb3="00000000" w:csb0="0000019F" w:csb1="00000000"/>
  </w:font>
  <w:font w:name="Franklin Gothic Medium">
    <w:panose1 w:val="020B0603020102020204"/>
    <w:charset w:val="A1"/>
    <w:family w:val="swiss"/>
    <w:pitch w:val="variable"/>
    <w:sig w:usb0="00000287" w:usb1="00000000" w:usb2="00000000" w:usb3="00000000" w:csb0="0000009F" w:csb1="00000000"/>
  </w:font>
  <w:font w:name="Palatino Linotype">
    <w:panose1 w:val="02040502050505030304"/>
    <w:charset w:val="A1"/>
    <w:family w:val="roman"/>
    <w:pitch w:val="variable"/>
    <w:sig w:usb0="E0000287" w:usb1="40000013" w:usb2="00000000" w:usb3="00000000" w:csb0="0000019F" w:csb1="00000000"/>
  </w:font>
  <w:font w:name="Cambria">
    <w:panose1 w:val="02040503050406030204"/>
    <w:charset w:val="A1"/>
    <w:family w:val="roman"/>
    <w:pitch w:val="variable"/>
    <w:sig w:usb0="E00006FF" w:usb1="420024FF" w:usb2="02000000" w:usb3="00000000" w:csb0="0000019F" w:csb1="00000000"/>
  </w:font>
  <w:font w:name="Verdana">
    <w:panose1 w:val="020B0604030504040204"/>
    <w:charset w:val="A1"/>
    <w:family w:val="swiss"/>
    <w:pitch w:val="variable"/>
    <w:sig w:usb0="A00006FF" w:usb1="4000205B" w:usb2="0000001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38740B" w:rsidR="00D56F12" w:rsidP="001204D2" w:rsidRDefault="001204D2" w14:paraId="4D3E5CC1" w14:textId="69C6BDDA">
    <w:pPr>
      <w:pStyle w:val="Footer"/>
      <w:tabs>
        <w:tab w:val="clear" w:pos="567"/>
        <w:tab w:val="clear" w:pos="4536"/>
        <w:tab w:val="clear" w:pos="8930"/>
        <w:tab w:val="left" w:pos="240"/>
        <w:tab w:val="right" w:pos="8931"/>
      </w:tabs>
      <w:rPr>
        <w:i/>
      </w:rPr>
    </w:pPr>
    <w:r>
      <w:rPr>
        <w:noProof/>
      </w:rPr>
      <w:drawing>
        <wp:anchor distT="0" distB="0" distL="114300" distR="114300" simplePos="0" relativeHeight="251659264" behindDoc="0" locked="0" layoutInCell="1" allowOverlap="1" wp14:anchorId="71A74FB1" wp14:editId="2F910703">
          <wp:simplePos x="0" y="0"/>
          <wp:positionH relativeFrom="column">
            <wp:posOffset>0</wp:posOffset>
          </wp:positionH>
          <wp:positionV relativeFrom="paragraph">
            <wp:posOffset>9686925</wp:posOffset>
          </wp:positionV>
          <wp:extent cx="5760720" cy="551180"/>
          <wp:effectExtent l="0" t="0" r="0" b="1270"/>
          <wp:wrapSquare wrapText="bothSides"/>
          <wp:docPr id="1394126558" name="Picture 139412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51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1A74FB1" wp14:editId="30B4830A">
          <wp:simplePos x="0" y="0"/>
          <wp:positionH relativeFrom="column">
            <wp:posOffset>0</wp:posOffset>
          </wp:positionH>
          <wp:positionV relativeFrom="paragraph">
            <wp:posOffset>9686925</wp:posOffset>
          </wp:positionV>
          <wp:extent cx="5760720" cy="551180"/>
          <wp:effectExtent l="0" t="0" r="0" b="1270"/>
          <wp:wrapSquare wrapText="bothSides"/>
          <wp:docPr id="1394126557" name="Picture 139412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5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6C99" w:rsidR="00D56F12">
      <w:tab/>
    </w:r>
    <w:r>
      <w:rPr>
        <w:lang w:val="en-US"/>
      </w:rPr>
      <w:tab/>
    </w:r>
    <w:r w:rsidR="00D56F12">
      <w:rPr>
        <w:lang w:val="en-US"/>
      </w:rPr>
      <w:t>Page</w:t>
    </w:r>
    <w:r w:rsidRPr="507E05CD" w:rsidR="00D56F12">
      <w:rPr>
        <w:i/>
        <w:iCs/>
      </w:rPr>
      <w:t xml:space="preserve"> </w:t>
    </w:r>
    <w:r w:rsidRPr="507E05CD" w:rsidR="00D56F12">
      <w:rPr>
        <w:rFonts w:cs="Tahoma"/>
        <w:b/>
        <w:bCs/>
        <w:color w:val="2B579A"/>
        <w:sz w:val="18"/>
        <w:szCs w:val="18"/>
        <w:shd w:val="clear" w:color="auto" w:fill="E6E6E6"/>
      </w:rPr>
      <w:fldChar w:fldCharType="begin"/>
    </w:r>
    <w:r w:rsidRPr="507E05CD" w:rsidR="00D56F12">
      <w:rPr>
        <w:rFonts w:cs="Tahoma"/>
        <w:b/>
        <w:bCs/>
        <w:sz w:val="18"/>
        <w:szCs w:val="18"/>
      </w:rPr>
      <w:instrText xml:space="preserve"> PAGE </w:instrText>
    </w:r>
    <w:r w:rsidRPr="507E05CD" w:rsidR="00D56F12">
      <w:rPr>
        <w:rFonts w:cs="Tahoma"/>
        <w:b/>
        <w:bCs/>
        <w:color w:val="2B579A"/>
        <w:sz w:val="18"/>
        <w:szCs w:val="18"/>
        <w:shd w:val="clear" w:color="auto" w:fill="E6E6E6"/>
      </w:rPr>
      <w:fldChar w:fldCharType="separate"/>
    </w:r>
    <w:r w:rsidR="00347C6A">
      <w:rPr>
        <w:rFonts w:cs="Tahoma"/>
        <w:b/>
        <w:bCs/>
        <w:noProof/>
        <w:sz w:val="18"/>
        <w:szCs w:val="18"/>
      </w:rPr>
      <w:t>13</w:t>
    </w:r>
    <w:r w:rsidRPr="507E05CD" w:rsidR="00D56F12">
      <w:rPr>
        <w:rFonts w:cs="Tahoma"/>
        <w:b/>
        <w:bCs/>
        <w:color w:val="2B579A"/>
        <w:sz w:val="18"/>
        <w:szCs w:val="18"/>
        <w:shd w:val="clear" w:color="auto" w:fill="E6E6E6"/>
      </w:rPr>
      <w:fldChar w:fldCharType="end"/>
    </w:r>
    <w:r w:rsidRPr="0038740B" w:rsidR="00D56F12">
      <w:rPr>
        <w:rFonts w:cs="Tahoma"/>
        <w:sz w:val="18"/>
        <w:szCs w:val="18"/>
      </w:rPr>
      <w:t xml:space="preserve"> / </w:t>
    </w:r>
    <w:r w:rsidRPr="507E05CD" w:rsidR="00D56F12">
      <w:rPr>
        <w:b/>
        <w:bCs/>
        <w:color w:val="2B579A"/>
        <w:sz w:val="18"/>
        <w:szCs w:val="18"/>
        <w:shd w:val="clear" w:color="auto" w:fill="E6E6E6"/>
      </w:rPr>
      <w:fldChar w:fldCharType="begin"/>
    </w:r>
    <w:r w:rsidRPr="507E05CD" w:rsidR="00D56F12">
      <w:rPr>
        <w:b/>
        <w:bCs/>
        <w:sz w:val="18"/>
        <w:szCs w:val="18"/>
      </w:rPr>
      <w:instrText xml:space="preserve"> NUMPAGES </w:instrText>
    </w:r>
    <w:r w:rsidRPr="507E05CD" w:rsidR="00D56F12">
      <w:rPr>
        <w:b/>
        <w:bCs/>
        <w:color w:val="2B579A"/>
        <w:sz w:val="18"/>
        <w:szCs w:val="18"/>
        <w:shd w:val="clear" w:color="auto" w:fill="E6E6E6"/>
      </w:rPr>
      <w:fldChar w:fldCharType="separate"/>
    </w:r>
    <w:r w:rsidR="00347C6A">
      <w:rPr>
        <w:b/>
        <w:bCs/>
        <w:noProof/>
        <w:sz w:val="18"/>
        <w:szCs w:val="18"/>
      </w:rPr>
      <w:t>152</w:t>
    </w:r>
    <w:r w:rsidRPr="507E05CD" w:rsidR="00D56F12">
      <w:rPr>
        <w:b/>
        <w:bCs/>
        <w:color w:val="2B579A"/>
        <w:sz w:val="18"/>
        <w:szCs w:val="18"/>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7C84" w:rsidRDefault="00D37C84" w14:paraId="1B62B33E" w14:textId="77777777">
      <w:r>
        <w:separator/>
      </w:r>
    </w:p>
  </w:footnote>
  <w:footnote w:type="continuationSeparator" w:id="0">
    <w:p w:rsidR="00D37C84" w:rsidRDefault="00D37C84" w14:paraId="2551B569" w14:textId="77777777">
      <w:r>
        <w:continuationSeparator/>
      </w:r>
    </w:p>
  </w:footnote>
  <w:footnote w:type="continuationNotice" w:id="1">
    <w:p w:rsidR="00D37C84" w:rsidRDefault="00D37C84" w14:paraId="59F9FB91"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162E90" w:rsidR="001204D2" w:rsidP="001204D2" w:rsidRDefault="001204D2" w14:paraId="7B8E1513" w14:textId="5E3C8830">
    <w:pPr>
      <w:pStyle w:val="Header"/>
      <w:tabs>
        <w:tab w:val="right" w:pos="10980"/>
      </w:tabs>
      <w:ind w:left="-2041"/>
      <w:rPr>
        <w:sz w:val="22"/>
        <w:szCs w:val="22"/>
        <w:lang w:val="en-US"/>
      </w:rPr>
    </w:pPr>
    <w:r w:rsidRPr="00162E90">
      <w:rPr>
        <w:noProof/>
        <w:sz w:val="22"/>
        <w:szCs w:val="22"/>
      </w:rPr>
      <w:drawing>
        <wp:inline distT="0" distB="0" distL="0" distR="0" wp14:anchorId="67F34AEB" wp14:editId="2FD2CE10">
          <wp:extent cx="6151418" cy="598754"/>
          <wp:effectExtent l="0" t="0" r="1905" b="0"/>
          <wp:docPr id="1394126555" name="Picture 139412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l="1762" t="20322" r="4666" b="5663"/>
                  <a:stretch>
                    <a:fillRect/>
                  </a:stretch>
                </pic:blipFill>
                <pic:spPr bwMode="auto">
                  <a:xfrm>
                    <a:off x="0" y="0"/>
                    <a:ext cx="6216010" cy="605041"/>
                  </a:xfrm>
                  <a:prstGeom prst="rect">
                    <a:avLst/>
                  </a:prstGeom>
                  <a:noFill/>
                  <a:ln>
                    <a:noFill/>
                  </a:ln>
                </pic:spPr>
              </pic:pic>
            </a:graphicData>
          </a:graphic>
        </wp:inline>
      </w:drawing>
    </w:r>
  </w:p>
  <w:p w:rsidR="008C5DC3" w:rsidRDefault="008C5DC3" w14:paraId="00816143" w14:textId="77777777"/>
  <w:p w:rsidRPr="00350175" w:rsidR="00D56F12" w:rsidP="003C65AF" w:rsidRDefault="00D56F12" w14:paraId="110FFD37" w14:textId="127CBC3D"/>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B400656"/>
    <w:lvl w:ilvl="0">
      <w:start w:val="1"/>
      <w:numFmt w:val="bullet"/>
      <w:pStyle w:val="ListBullet"/>
      <w:lvlText w:val=""/>
      <w:lvlJc w:val="left"/>
      <w:pPr>
        <w:tabs>
          <w:tab w:val="num" w:pos="340"/>
        </w:tabs>
        <w:ind w:left="680" w:hanging="340"/>
      </w:pPr>
      <w:rPr>
        <w:rFonts w:hint="default" w:ascii="Symbol" w:hAnsi="Symbol"/>
      </w:rPr>
    </w:lvl>
  </w:abstractNum>
  <w:abstractNum w:abstractNumId="1" w15:restartNumberingAfterBreak="0">
    <w:nsid w:val="00876E04"/>
    <w:multiLevelType w:val="multilevel"/>
    <w:tmpl w:val="D23E37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2970CF1"/>
    <w:multiLevelType w:val="multilevel"/>
    <w:tmpl w:val="36082D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4A67999"/>
    <w:multiLevelType w:val="hybridMultilevel"/>
    <w:tmpl w:val="70D620C2"/>
    <w:lvl w:ilvl="0" w:tplc="04100003">
      <w:start w:val="1"/>
      <w:numFmt w:val="bullet"/>
      <w:lvlText w:val="o"/>
      <w:lvlJc w:val="left"/>
      <w:pPr>
        <w:ind w:left="1267" w:hanging="360"/>
      </w:pPr>
      <w:rPr>
        <w:rFonts w:hint="default" w:ascii="Courier New" w:hAnsi="Courier New" w:cs="Courier New"/>
      </w:rPr>
    </w:lvl>
    <w:lvl w:ilvl="1" w:tplc="04080003" w:tentative="1">
      <w:start w:val="1"/>
      <w:numFmt w:val="bullet"/>
      <w:lvlText w:val="o"/>
      <w:lvlJc w:val="left"/>
      <w:pPr>
        <w:ind w:left="1987" w:hanging="360"/>
      </w:pPr>
      <w:rPr>
        <w:rFonts w:hint="default" w:ascii="Courier New" w:hAnsi="Courier New" w:cs="Courier New"/>
      </w:rPr>
    </w:lvl>
    <w:lvl w:ilvl="2" w:tplc="04080005" w:tentative="1">
      <w:start w:val="1"/>
      <w:numFmt w:val="bullet"/>
      <w:lvlText w:val=""/>
      <w:lvlJc w:val="left"/>
      <w:pPr>
        <w:ind w:left="2707" w:hanging="360"/>
      </w:pPr>
      <w:rPr>
        <w:rFonts w:hint="default" w:ascii="Wingdings" w:hAnsi="Wingdings"/>
      </w:rPr>
    </w:lvl>
    <w:lvl w:ilvl="3" w:tplc="04080001" w:tentative="1">
      <w:start w:val="1"/>
      <w:numFmt w:val="bullet"/>
      <w:lvlText w:val=""/>
      <w:lvlJc w:val="left"/>
      <w:pPr>
        <w:ind w:left="3427" w:hanging="360"/>
      </w:pPr>
      <w:rPr>
        <w:rFonts w:hint="default" w:ascii="Symbol" w:hAnsi="Symbol"/>
      </w:rPr>
    </w:lvl>
    <w:lvl w:ilvl="4" w:tplc="04080003" w:tentative="1">
      <w:start w:val="1"/>
      <w:numFmt w:val="bullet"/>
      <w:lvlText w:val="o"/>
      <w:lvlJc w:val="left"/>
      <w:pPr>
        <w:ind w:left="4147" w:hanging="360"/>
      </w:pPr>
      <w:rPr>
        <w:rFonts w:hint="default" w:ascii="Courier New" w:hAnsi="Courier New" w:cs="Courier New"/>
      </w:rPr>
    </w:lvl>
    <w:lvl w:ilvl="5" w:tplc="04080005" w:tentative="1">
      <w:start w:val="1"/>
      <w:numFmt w:val="bullet"/>
      <w:lvlText w:val=""/>
      <w:lvlJc w:val="left"/>
      <w:pPr>
        <w:ind w:left="4867" w:hanging="360"/>
      </w:pPr>
      <w:rPr>
        <w:rFonts w:hint="default" w:ascii="Wingdings" w:hAnsi="Wingdings"/>
      </w:rPr>
    </w:lvl>
    <w:lvl w:ilvl="6" w:tplc="04080001" w:tentative="1">
      <w:start w:val="1"/>
      <w:numFmt w:val="bullet"/>
      <w:lvlText w:val=""/>
      <w:lvlJc w:val="left"/>
      <w:pPr>
        <w:ind w:left="5587" w:hanging="360"/>
      </w:pPr>
      <w:rPr>
        <w:rFonts w:hint="default" w:ascii="Symbol" w:hAnsi="Symbol"/>
      </w:rPr>
    </w:lvl>
    <w:lvl w:ilvl="7" w:tplc="04080003" w:tentative="1">
      <w:start w:val="1"/>
      <w:numFmt w:val="bullet"/>
      <w:lvlText w:val="o"/>
      <w:lvlJc w:val="left"/>
      <w:pPr>
        <w:ind w:left="6307" w:hanging="360"/>
      </w:pPr>
      <w:rPr>
        <w:rFonts w:hint="default" w:ascii="Courier New" w:hAnsi="Courier New" w:cs="Courier New"/>
      </w:rPr>
    </w:lvl>
    <w:lvl w:ilvl="8" w:tplc="04080005" w:tentative="1">
      <w:start w:val="1"/>
      <w:numFmt w:val="bullet"/>
      <w:lvlText w:val=""/>
      <w:lvlJc w:val="left"/>
      <w:pPr>
        <w:ind w:left="7027" w:hanging="360"/>
      </w:pPr>
      <w:rPr>
        <w:rFonts w:hint="default" w:ascii="Wingdings" w:hAnsi="Wingdings"/>
      </w:rPr>
    </w:lvl>
  </w:abstractNum>
  <w:abstractNum w:abstractNumId="4" w15:restartNumberingAfterBreak="0">
    <w:nsid w:val="06203B0B"/>
    <w:multiLevelType w:val="hybridMultilevel"/>
    <w:tmpl w:val="5936E76C"/>
    <w:lvl w:ilvl="0" w:tplc="A72CD944">
      <w:numFmt w:val="bullet"/>
      <w:lvlText w:val="-"/>
      <w:lvlJc w:val="left"/>
      <w:pPr>
        <w:ind w:left="720" w:hanging="360"/>
      </w:pPr>
      <w:rPr>
        <w:rFonts w:hint="default" w:ascii="Courier New" w:hAnsi="Courier New" w:eastAsia="Courier New" w:cs="Courier New"/>
        <w:b w:val="0"/>
        <w:bCs w:val="0"/>
        <w:i w:val="0"/>
        <w:iCs w:val="0"/>
        <w:spacing w:val="0"/>
        <w:w w:val="99"/>
        <w:sz w:val="20"/>
        <w:szCs w:val="20"/>
        <w:lang w:val="el-GR" w:eastAsia="en-US" w:bidi="ar-SA"/>
      </w:rPr>
    </w:lvl>
    <w:lvl w:ilvl="1" w:tplc="FFFFFFFF">
      <w:numFmt w:val="bullet"/>
      <w:lvlText w:val="–"/>
      <w:lvlJc w:val="left"/>
      <w:pPr>
        <w:ind w:left="1440" w:hanging="360"/>
      </w:pPr>
      <w:rPr>
        <w:rFonts w:hint="default" w:ascii="Tahoma" w:hAnsi="Tahoma" w:eastAsia="Times New Roman" w:cs="Tahoma"/>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 w15:restartNumberingAfterBreak="0">
    <w:nsid w:val="07057DE9"/>
    <w:multiLevelType w:val="multilevel"/>
    <w:tmpl w:val="538A67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9C1573D"/>
    <w:multiLevelType w:val="multilevel"/>
    <w:tmpl w:val="2632D7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A0341F3"/>
    <w:multiLevelType w:val="multilevel"/>
    <w:tmpl w:val="AEBAA4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A8677F1"/>
    <w:multiLevelType w:val="multilevel"/>
    <w:tmpl w:val="389046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C373D45"/>
    <w:multiLevelType w:val="multilevel"/>
    <w:tmpl w:val="5B1806D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0CA83F00"/>
    <w:multiLevelType w:val="hybridMultilevel"/>
    <w:tmpl w:val="450C3546"/>
    <w:lvl w:ilvl="0" w:tplc="2FEE43A4">
      <w:start w:val="1"/>
      <w:numFmt w:val="decimal"/>
      <w:pStyle w:val="Enum2inTable"/>
      <w:lvlText w:val="(%1)"/>
      <w:lvlJc w:val="left"/>
      <w:pPr>
        <w:ind w:left="1344" w:hanging="360"/>
      </w:pPr>
      <w:rPr>
        <w:rFonts w:hint="default"/>
        <w:i/>
      </w:rPr>
    </w:lvl>
    <w:lvl w:ilvl="1" w:tplc="04080019" w:tentative="1">
      <w:start w:val="1"/>
      <w:numFmt w:val="lowerLetter"/>
      <w:lvlText w:val="%2."/>
      <w:lvlJc w:val="left"/>
      <w:pPr>
        <w:ind w:left="2064" w:hanging="360"/>
      </w:pPr>
    </w:lvl>
    <w:lvl w:ilvl="2" w:tplc="0408001B" w:tentative="1">
      <w:start w:val="1"/>
      <w:numFmt w:val="lowerRoman"/>
      <w:lvlText w:val="%3."/>
      <w:lvlJc w:val="right"/>
      <w:pPr>
        <w:ind w:left="2784" w:hanging="180"/>
      </w:pPr>
    </w:lvl>
    <w:lvl w:ilvl="3" w:tplc="0408000F" w:tentative="1">
      <w:start w:val="1"/>
      <w:numFmt w:val="decimal"/>
      <w:lvlText w:val="%4."/>
      <w:lvlJc w:val="left"/>
      <w:pPr>
        <w:ind w:left="3504" w:hanging="360"/>
      </w:pPr>
    </w:lvl>
    <w:lvl w:ilvl="4" w:tplc="04080019" w:tentative="1">
      <w:start w:val="1"/>
      <w:numFmt w:val="lowerLetter"/>
      <w:lvlText w:val="%5."/>
      <w:lvlJc w:val="left"/>
      <w:pPr>
        <w:ind w:left="4224" w:hanging="360"/>
      </w:pPr>
    </w:lvl>
    <w:lvl w:ilvl="5" w:tplc="0408001B" w:tentative="1">
      <w:start w:val="1"/>
      <w:numFmt w:val="lowerRoman"/>
      <w:lvlText w:val="%6."/>
      <w:lvlJc w:val="right"/>
      <w:pPr>
        <w:ind w:left="4944" w:hanging="180"/>
      </w:pPr>
    </w:lvl>
    <w:lvl w:ilvl="6" w:tplc="0408000F" w:tentative="1">
      <w:start w:val="1"/>
      <w:numFmt w:val="decimal"/>
      <w:lvlText w:val="%7."/>
      <w:lvlJc w:val="left"/>
      <w:pPr>
        <w:ind w:left="5664" w:hanging="360"/>
      </w:pPr>
    </w:lvl>
    <w:lvl w:ilvl="7" w:tplc="04080019" w:tentative="1">
      <w:start w:val="1"/>
      <w:numFmt w:val="lowerLetter"/>
      <w:lvlText w:val="%8."/>
      <w:lvlJc w:val="left"/>
      <w:pPr>
        <w:ind w:left="6384" w:hanging="360"/>
      </w:pPr>
    </w:lvl>
    <w:lvl w:ilvl="8" w:tplc="0408001B" w:tentative="1">
      <w:start w:val="1"/>
      <w:numFmt w:val="lowerRoman"/>
      <w:lvlText w:val="%9."/>
      <w:lvlJc w:val="right"/>
      <w:pPr>
        <w:ind w:left="7104" w:hanging="180"/>
      </w:pPr>
    </w:lvl>
  </w:abstractNum>
  <w:abstractNum w:abstractNumId="11" w15:restartNumberingAfterBreak="0">
    <w:nsid w:val="0DF94B51"/>
    <w:multiLevelType w:val="multilevel"/>
    <w:tmpl w:val="69B0FA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0E335ADC"/>
    <w:multiLevelType w:val="multilevel"/>
    <w:tmpl w:val="C52234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2480C8B"/>
    <w:multiLevelType w:val="multilevel"/>
    <w:tmpl w:val="C4FCA8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3986830"/>
    <w:multiLevelType w:val="hybridMultilevel"/>
    <w:tmpl w:val="2D9C257A"/>
    <w:name w:val="WW8Num1"/>
    <w:lvl w:ilvl="0" w:tplc="1B68D4EA">
      <w:start w:val="1"/>
      <w:numFmt w:val="bullet"/>
      <w:lvlText w:val=""/>
      <w:lvlJc w:val="left"/>
      <w:pPr>
        <w:tabs>
          <w:tab w:val="num" w:pos="1080"/>
        </w:tabs>
        <w:ind w:left="1080" w:hanging="360"/>
      </w:pPr>
      <w:rPr>
        <w:rFonts w:hint="default" w:ascii="Symbol" w:hAnsi="Symbol"/>
        <w:sz w:val="20"/>
        <w:szCs w:val="20"/>
      </w:rPr>
    </w:lvl>
    <w:lvl w:ilvl="1" w:tplc="FFFFFFFF">
      <w:start w:val="1"/>
      <w:numFmt w:val="bullet"/>
      <w:lvlText w:val="o"/>
      <w:lvlJc w:val="left"/>
      <w:pPr>
        <w:tabs>
          <w:tab w:val="num" w:pos="1800"/>
        </w:tabs>
        <w:ind w:left="1800" w:hanging="360"/>
      </w:pPr>
      <w:rPr>
        <w:rFonts w:hint="default" w:ascii="Courier New" w:hAnsi="Courier New" w:cs="Courier New"/>
      </w:rPr>
    </w:lvl>
    <w:lvl w:ilvl="2" w:tplc="FFFFFFFF">
      <w:start w:val="1"/>
      <w:numFmt w:val="bullet"/>
      <w:lvlText w:val=""/>
      <w:lvlJc w:val="left"/>
      <w:pPr>
        <w:tabs>
          <w:tab w:val="num" w:pos="2520"/>
        </w:tabs>
        <w:ind w:left="2520" w:hanging="360"/>
      </w:pPr>
      <w:rPr>
        <w:rFonts w:hint="default" w:ascii="Wingdings" w:hAnsi="Wingdings"/>
      </w:rPr>
    </w:lvl>
    <w:lvl w:ilvl="3" w:tplc="FFFFFFFF" w:tentative="1">
      <w:start w:val="1"/>
      <w:numFmt w:val="bullet"/>
      <w:lvlText w:val=""/>
      <w:lvlJc w:val="left"/>
      <w:pPr>
        <w:tabs>
          <w:tab w:val="num" w:pos="3240"/>
        </w:tabs>
        <w:ind w:left="3240" w:hanging="360"/>
      </w:pPr>
      <w:rPr>
        <w:rFonts w:hint="default" w:ascii="Symbol" w:hAnsi="Symbol"/>
      </w:rPr>
    </w:lvl>
    <w:lvl w:ilvl="4" w:tplc="FFFFFFFF" w:tentative="1">
      <w:start w:val="1"/>
      <w:numFmt w:val="bullet"/>
      <w:lvlText w:val="o"/>
      <w:lvlJc w:val="left"/>
      <w:pPr>
        <w:tabs>
          <w:tab w:val="num" w:pos="3960"/>
        </w:tabs>
        <w:ind w:left="3960" w:hanging="360"/>
      </w:pPr>
      <w:rPr>
        <w:rFonts w:hint="default" w:ascii="Courier New" w:hAnsi="Courier New" w:cs="Courier New"/>
      </w:rPr>
    </w:lvl>
    <w:lvl w:ilvl="5" w:tplc="FFFFFFFF" w:tentative="1">
      <w:start w:val="1"/>
      <w:numFmt w:val="bullet"/>
      <w:lvlText w:val=""/>
      <w:lvlJc w:val="left"/>
      <w:pPr>
        <w:tabs>
          <w:tab w:val="num" w:pos="4680"/>
        </w:tabs>
        <w:ind w:left="4680" w:hanging="360"/>
      </w:pPr>
      <w:rPr>
        <w:rFonts w:hint="default" w:ascii="Wingdings" w:hAnsi="Wingdings"/>
      </w:rPr>
    </w:lvl>
    <w:lvl w:ilvl="6" w:tplc="FFFFFFFF" w:tentative="1">
      <w:start w:val="1"/>
      <w:numFmt w:val="bullet"/>
      <w:lvlText w:val=""/>
      <w:lvlJc w:val="left"/>
      <w:pPr>
        <w:tabs>
          <w:tab w:val="num" w:pos="5400"/>
        </w:tabs>
        <w:ind w:left="5400" w:hanging="360"/>
      </w:pPr>
      <w:rPr>
        <w:rFonts w:hint="default" w:ascii="Symbol" w:hAnsi="Symbol"/>
      </w:rPr>
    </w:lvl>
    <w:lvl w:ilvl="7" w:tplc="FFFFFFFF" w:tentative="1">
      <w:start w:val="1"/>
      <w:numFmt w:val="bullet"/>
      <w:lvlText w:val="o"/>
      <w:lvlJc w:val="left"/>
      <w:pPr>
        <w:tabs>
          <w:tab w:val="num" w:pos="6120"/>
        </w:tabs>
        <w:ind w:left="6120" w:hanging="360"/>
      </w:pPr>
      <w:rPr>
        <w:rFonts w:hint="default" w:ascii="Courier New" w:hAnsi="Courier New" w:cs="Courier New"/>
      </w:rPr>
    </w:lvl>
    <w:lvl w:ilvl="8" w:tplc="FFFFFFFF" w:tentative="1">
      <w:start w:val="1"/>
      <w:numFmt w:val="bullet"/>
      <w:lvlText w:val=""/>
      <w:lvlJc w:val="left"/>
      <w:pPr>
        <w:tabs>
          <w:tab w:val="num" w:pos="6840"/>
        </w:tabs>
        <w:ind w:left="6840" w:hanging="360"/>
      </w:pPr>
      <w:rPr>
        <w:rFonts w:hint="default" w:ascii="Wingdings" w:hAnsi="Wingdings"/>
      </w:rPr>
    </w:lvl>
  </w:abstractNum>
  <w:abstractNum w:abstractNumId="15" w15:restartNumberingAfterBreak="0">
    <w:nsid w:val="15871CDD"/>
    <w:multiLevelType w:val="multilevel"/>
    <w:tmpl w:val="0358C5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7AE24B7"/>
    <w:multiLevelType w:val="hybridMultilevel"/>
    <w:tmpl w:val="62BE9C5E"/>
    <w:lvl w:ilvl="0" w:tplc="37A081E8">
      <w:start w:val="1"/>
      <w:numFmt w:val="bullet"/>
      <w:pStyle w:val="ListDash"/>
      <w:lvlText w:val="-"/>
      <w:lvlJc w:val="left"/>
      <w:pPr>
        <w:tabs>
          <w:tab w:val="num" w:pos="1021"/>
        </w:tabs>
        <w:ind w:left="1021" w:hanging="341"/>
      </w:pPr>
      <w:rPr>
        <w:rFonts w:hint="default" w:ascii="Courier New" w:hAnsi="Courier New"/>
      </w:rPr>
    </w:lvl>
    <w:lvl w:ilvl="1" w:tplc="04080003">
      <w:start w:val="1"/>
      <w:numFmt w:val="bullet"/>
      <w:lvlText w:val="o"/>
      <w:lvlJc w:val="left"/>
      <w:pPr>
        <w:tabs>
          <w:tab w:val="num" w:pos="1440"/>
        </w:tabs>
        <w:ind w:left="1440" w:hanging="360"/>
      </w:pPr>
      <w:rPr>
        <w:rFonts w:hint="default" w:ascii="Courier New" w:hAnsi="Courier New" w:cs="Courier New"/>
      </w:rPr>
    </w:lvl>
    <w:lvl w:ilvl="2" w:tplc="04080005" w:tentative="1">
      <w:start w:val="1"/>
      <w:numFmt w:val="bullet"/>
      <w:lvlText w:val=""/>
      <w:lvlJc w:val="left"/>
      <w:pPr>
        <w:tabs>
          <w:tab w:val="num" w:pos="2160"/>
        </w:tabs>
        <w:ind w:left="2160" w:hanging="360"/>
      </w:pPr>
      <w:rPr>
        <w:rFonts w:hint="default" w:ascii="Wingdings" w:hAnsi="Wingdings"/>
      </w:rPr>
    </w:lvl>
    <w:lvl w:ilvl="3" w:tplc="04080001" w:tentative="1">
      <w:start w:val="1"/>
      <w:numFmt w:val="bullet"/>
      <w:lvlText w:val=""/>
      <w:lvlJc w:val="left"/>
      <w:pPr>
        <w:tabs>
          <w:tab w:val="num" w:pos="2880"/>
        </w:tabs>
        <w:ind w:left="2880" w:hanging="360"/>
      </w:pPr>
      <w:rPr>
        <w:rFonts w:hint="default" w:ascii="Symbol" w:hAnsi="Symbol"/>
      </w:rPr>
    </w:lvl>
    <w:lvl w:ilvl="4" w:tplc="04080003" w:tentative="1">
      <w:start w:val="1"/>
      <w:numFmt w:val="bullet"/>
      <w:lvlText w:val="o"/>
      <w:lvlJc w:val="left"/>
      <w:pPr>
        <w:tabs>
          <w:tab w:val="num" w:pos="3600"/>
        </w:tabs>
        <w:ind w:left="3600" w:hanging="360"/>
      </w:pPr>
      <w:rPr>
        <w:rFonts w:hint="default" w:ascii="Courier New" w:hAnsi="Courier New" w:cs="Courier New"/>
      </w:rPr>
    </w:lvl>
    <w:lvl w:ilvl="5" w:tplc="04080005" w:tentative="1">
      <w:start w:val="1"/>
      <w:numFmt w:val="bullet"/>
      <w:lvlText w:val=""/>
      <w:lvlJc w:val="left"/>
      <w:pPr>
        <w:tabs>
          <w:tab w:val="num" w:pos="4320"/>
        </w:tabs>
        <w:ind w:left="4320" w:hanging="360"/>
      </w:pPr>
      <w:rPr>
        <w:rFonts w:hint="default" w:ascii="Wingdings" w:hAnsi="Wingdings"/>
      </w:rPr>
    </w:lvl>
    <w:lvl w:ilvl="6" w:tplc="04080001" w:tentative="1">
      <w:start w:val="1"/>
      <w:numFmt w:val="bullet"/>
      <w:lvlText w:val=""/>
      <w:lvlJc w:val="left"/>
      <w:pPr>
        <w:tabs>
          <w:tab w:val="num" w:pos="5040"/>
        </w:tabs>
        <w:ind w:left="5040" w:hanging="360"/>
      </w:pPr>
      <w:rPr>
        <w:rFonts w:hint="default" w:ascii="Symbol" w:hAnsi="Symbol"/>
      </w:rPr>
    </w:lvl>
    <w:lvl w:ilvl="7" w:tplc="04080003" w:tentative="1">
      <w:start w:val="1"/>
      <w:numFmt w:val="bullet"/>
      <w:lvlText w:val="o"/>
      <w:lvlJc w:val="left"/>
      <w:pPr>
        <w:tabs>
          <w:tab w:val="num" w:pos="5760"/>
        </w:tabs>
        <w:ind w:left="5760" w:hanging="360"/>
      </w:pPr>
      <w:rPr>
        <w:rFonts w:hint="default" w:ascii="Courier New" w:hAnsi="Courier New" w:cs="Courier New"/>
      </w:rPr>
    </w:lvl>
    <w:lvl w:ilvl="8" w:tplc="0408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18203966"/>
    <w:multiLevelType w:val="multilevel"/>
    <w:tmpl w:val="7F78B1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1920194E"/>
    <w:multiLevelType w:val="hybridMultilevel"/>
    <w:tmpl w:val="62E6995E"/>
    <w:lvl w:ilvl="0" w:tplc="1DB070FC">
      <w:start w:val="1"/>
      <w:numFmt w:val="bullet"/>
      <w:pStyle w:val="Bullets3inTable"/>
      <w:lvlText w:val=""/>
      <w:lvlJc w:val="left"/>
      <w:pPr>
        <w:ind w:left="1310" w:hanging="360"/>
      </w:pPr>
      <w:rPr>
        <w:rFonts w:hint="default" w:ascii="Wingdings" w:hAnsi="Wingdings"/>
      </w:rPr>
    </w:lvl>
    <w:lvl w:ilvl="1" w:tplc="04080003" w:tentative="1">
      <w:start w:val="1"/>
      <w:numFmt w:val="bullet"/>
      <w:lvlText w:val="o"/>
      <w:lvlJc w:val="left"/>
      <w:pPr>
        <w:ind w:left="2030" w:hanging="360"/>
      </w:pPr>
      <w:rPr>
        <w:rFonts w:hint="default" w:ascii="Courier New" w:hAnsi="Courier New" w:cs="Courier New"/>
      </w:rPr>
    </w:lvl>
    <w:lvl w:ilvl="2" w:tplc="04080005" w:tentative="1">
      <w:start w:val="1"/>
      <w:numFmt w:val="bullet"/>
      <w:lvlText w:val=""/>
      <w:lvlJc w:val="left"/>
      <w:pPr>
        <w:ind w:left="2750" w:hanging="360"/>
      </w:pPr>
      <w:rPr>
        <w:rFonts w:hint="default" w:ascii="Wingdings" w:hAnsi="Wingdings"/>
      </w:rPr>
    </w:lvl>
    <w:lvl w:ilvl="3" w:tplc="04080001" w:tentative="1">
      <w:start w:val="1"/>
      <w:numFmt w:val="bullet"/>
      <w:lvlText w:val=""/>
      <w:lvlJc w:val="left"/>
      <w:pPr>
        <w:ind w:left="3470" w:hanging="360"/>
      </w:pPr>
      <w:rPr>
        <w:rFonts w:hint="default" w:ascii="Symbol" w:hAnsi="Symbol"/>
      </w:rPr>
    </w:lvl>
    <w:lvl w:ilvl="4" w:tplc="04080003" w:tentative="1">
      <w:start w:val="1"/>
      <w:numFmt w:val="bullet"/>
      <w:lvlText w:val="o"/>
      <w:lvlJc w:val="left"/>
      <w:pPr>
        <w:ind w:left="4190" w:hanging="360"/>
      </w:pPr>
      <w:rPr>
        <w:rFonts w:hint="default" w:ascii="Courier New" w:hAnsi="Courier New" w:cs="Courier New"/>
      </w:rPr>
    </w:lvl>
    <w:lvl w:ilvl="5" w:tplc="04080005" w:tentative="1">
      <w:start w:val="1"/>
      <w:numFmt w:val="bullet"/>
      <w:lvlText w:val=""/>
      <w:lvlJc w:val="left"/>
      <w:pPr>
        <w:ind w:left="4910" w:hanging="360"/>
      </w:pPr>
      <w:rPr>
        <w:rFonts w:hint="default" w:ascii="Wingdings" w:hAnsi="Wingdings"/>
      </w:rPr>
    </w:lvl>
    <w:lvl w:ilvl="6" w:tplc="04080001" w:tentative="1">
      <w:start w:val="1"/>
      <w:numFmt w:val="bullet"/>
      <w:lvlText w:val=""/>
      <w:lvlJc w:val="left"/>
      <w:pPr>
        <w:ind w:left="5630" w:hanging="360"/>
      </w:pPr>
      <w:rPr>
        <w:rFonts w:hint="default" w:ascii="Symbol" w:hAnsi="Symbol"/>
      </w:rPr>
    </w:lvl>
    <w:lvl w:ilvl="7" w:tplc="04080003" w:tentative="1">
      <w:start w:val="1"/>
      <w:numFmt w:val="bullet"/>
      <w:lvlText w:val="o"/>
      <w:lvlJc w:val="left"/>
      <w:pPr>
        <w:ind w:left="6350" w:hanging="360"/>
      </w:pPr>
      <w:rPr>
        <w:rFonts w:hint="default" w:ascii="Courier New" w:hAnsi="Courier New" w:cs="Courier New"/>
      </w:rPr>
    </w:lvl>
    <w:lvl w:ilvl="8" w:tplc="04080005" w:tentative="1">
      <w:start w:val="1"/>
      <w:numFmt w:val="bullet"/>
      <w:lvlText w:val=""/>
      <w:lvlJc w:val="left"/>
      <w:pPr>
        <w:ind w:left="7070" w:hanging="360"/>
      </w:pPr>
      <w:rPr>
        <w:rFonts w:hint="default" w:ascii="Wingdings" w:hAnsi="Wingdings"/>
      </w:rPr>
    </w:lvl>
  </w:abstractNum>
  <w:abstractNum w:abstractNumId="19" w15:restartNumberingAfterBreak="0">
    <w:nsid w:val="19EE05C4"/>
    <w:multiLevelType w:val="singleLevel"/>
    <w:tmpl w:val="5C06CD9C"/>
    <w:lvl w:ilvl="0">
      <w:start w:val="1"/>
      <w:numFmt w:val="bullet"/>
      <w:pStyle w:val="Bullet1"/>
      <w:lvlText w:val=""/>
      <w:lvlJc w:val="left"/>
      <w:pPr>
        <w:tabs>
          <w:tab w:val="num" w:pos="1211"/>
        </w:tabs>
        <w:ind w:left="1134" w:hanging="283"/>
      </w:pPr>
      <w:rPr>
        <w:rFonts w:hint="default" w:ascii="Symbol" w:hAnsi="Symbol"/>
      </w:rPr>
    </w:lvl>
  </w:abstractNum>
  <w:abstractNum w:abstractNumId="20" w15:restartNumberingAfterBreak="0">
    <w:nsid w:val="1A1125EE"/>
    <w:multiLevelType w:val="multilevel"/>
    <w:tmpl w:val="B7A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2F4430"/>
    <w:multiLevelType w:val="multilevel"/>
    <w:tmpl w:val="622244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0841015"/>
    <w:multiLevelType w:val="multilevel"/>
    <w:tmpl w:val="413638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23AB7EDD"/>
    <w:multiLevelType w:val="multilevel"/>
    <w:tmpl w:val="5CA0FB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46860D7"/>
    <w:multiLevelType w:val="multilevel"/>
    <w:tmpl w:val="B9E4FD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48535E8"/>
    <w:multiLevelType w:val="multilevel"/>
    <w:tmpl w:val="8AAEC8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24C72F10"/>
    <w:multiLevelType w:val="hybridMultilevel"/>
    <w:tmpl w:val="865028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259B6208"/>
    <w:multiLevelType w:val="multilevel"/>
    <w:tmpl w:val="12FCAC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25D937EE"/>
    <w:multiLevelType w:val="multilevel"/>
    <w:tmpl w:val="C0F63C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25F553D2"/>
    <w:multiLevelType w:val="multilevel"/>
    <w:tmpl w:val="C84CB5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25FC663F"/>
    <w:multiLevelType w:val="multilevel"/>
    <w:tmpl w:val="B42EEAA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26524F3E"/>
    <w:multiLevelType w:val="hybridMultilevel"/>
    <w:tmpl w:val="79CE318E"/>
    <w:lvl w:ilvl="0" w:tplc="0408000B">
      <w:start w:val="1"/>
      <w:numFmt w:val="bullet"/>
      <w:lvlText w:val=""/>
      <w:lvlJc w:val="left"/>
      <w:pPr>
        <w:ind w:left="1627" w:hanging="360"/>
      </w:pPr>
      <w:rPr>
        <w:rFonts w:hint="default" w:ascii="Wingdings" w:hAnsi="Wingdings"/>
      </w:rPr>
    </w:lvl>
    <w:lvl w:ilvl="1" w:tplc="04080003" w:tentative="1">
      <w:start w:val="1"/>
      <w:numFmt w:val="bullet"/>
      <w:lvlText w:val="o"/>
      <w:lvlJc w:val="left"/>
      <w:pPr>
        <w:ind w:left="2347" w:hanging="360"/>
      </w:pPr>
      <w:rPr>
        <w:rFonts w:hint="default" w:ascii="Courier New" w:hAnsi="Courier New" w:cs="Courier New"/>
      </w:rPr>
    </w:lvl>
    <w:lvl w:ilvl="2" w:tplc="04080005" w:tentative="1">
      <w:start w:val="1"/>
      <w:numFmt w:val="bullet"/>
      <w:lvlText w:val=""/>
      <w:lvlJc w:val="left"/>
      <w:pPr>
        <w:ind w:left="3067" w:hanging="360"/>
      </w:pPr>
      <w:rPr>
        <w:rFonts w:hint="default" w:ascii="Wingdings" w:hAnsi="Wingdings"/>
      </w:rPr>
    </w:lvl>
    <w:lvl w:ilvl="3" w:tplc="04080001" w:tentative="1">
      <w:start w:val="1"/>
      <w:numFmt w:val="bullet"/>
      <w:lvlText w:val=""/>
      <w:lvlJc w:val="left"/>
      <w:pPr>
        <w:ind w:left="3787" w:hanging="360"/>
      </w:pPr>
      <w:rPr>
        <w:rFonts w:hint="default" w:ascii="Symbol" w:hAnsi="Symbol"/>
      </w:rPr>
    </w:lvl>
    <w:lvl w:ilvl="4" w:tplc="04080003" w:tentative="1">
      <w:start w:val="1"/>
      <w:numFmt w:val="bullet"/>
      <w:lvlText w:val="o"/>
      <w:lvlJc w:val="left"/>
      <w:pPr>
        <w:ind w:left="4507" w:hanging="360"/>
      </w:pPr>
      <w:rPr>
        <w:rFonts w:hint="default" w:ascii="Courier New" w:hAnsi="Courier New" w:cs="Courier New"/>
      </w:rPr>
    </w:lvl>
    <w:lvl w:ilvl="5" w:tplc="04080005" w:tentative="1">
      <w:start w:val="1"/>
      <w:numFmt w:val="bullet"/>
      <w:lvlText w:val=""/>
      <w:lvlJc w:val="left"/>
      <w:pPr>
        <w:ind w:left="5227" w:hanging="360"/>
      </w:pPr>
      <w:rPr>
        <w:rFonts w:hint="default" w:ascii="Wingdings" w:hAnsi="Wingdings"/>
      </w:rPr>
    </w:lvl>
    <w:lvl w:ilvl="6" w:tplc="04080001" w:tentative="1">
      <w:start w:val="1"/>
      <w:numFmt w:val="bullet"/>
      <w:lvlText w:val=""/>
      <w:lvlJc w:val="left"/>
      <w:pPr>
        <w:ind w:left="5947" w:hanging="360"/>
      </w:pPr>
      <w:rPr>
        <w:rFonts w:hint="default" w:ascii="Symbol" w:hAnsi="Symbol"/>
      </w:rPr>
    </w:lvl>
    <w:lvl w:ilvl="7" w:tplc="04080003" w:tentative="1">
      <w:start w:val="1"/>
      <w:numFmt w:val="bullet"/>
      <w:lvlText w:val="o"/>
      <w:lvlJc w:val="left"/>
      <w:pPr>
        <w:ind w:left="6667" w:hanging="360"/>
      </w:pPr>
      <w:rPr>
        <w:rFonts w:hint="default" w:ascii="Courier New" w:hAnsi="Courier New" w:cs="Courier New"/>
      </w:rPr>
    </w:lvl>
    <w:lvl w:ilvl="8" w:tplc="04080005" w:tentative="1">
      <w:start w:val="1"/>
      <w:numFmt w:val="bullet"/>
      <w:lvlText w:val=""/>
      <w:lvlJc w:val="left"/>
      <w:pPr>
        <w:ind w:left="7387" w:hanging="360"/>
      </w:pPr>
      <w:rPr>
        <w:rFonts w:hint="default" w:ascii="Wingdings" w:hAnsi="Wingdings"/>
      </w:rPr>
    </w:lvl>
  </w:abstractNum>
  <w:abstractNum w:abstractNumId="32" w15:restartNumberingAfterBreak="0">
    <w:nsid w:val="266D4C83"/>
    <w:multiLevelType w:val="hybridMultilevel"/>
    <w:tmpl w:val="76E847C6"/>
    <w:lvl w:ilvl="0" w:tplc="F8349738">
      <w:start w:val="1"/>
      <w:numFmt w:val="bullet"/>
      <w:lvlText w:val=""/>
      <w:lvlJc w:val="left"/>
      <w:pPr>
        <w:ind w:left="720" w:hanging="360"/>
      </w:pPr>
      <w:rPr>
        <w:rFonts w:hint="default" w:ascii="Symbol" w:hAnsi="Symbol"/>
      </w:rPr>
    </w:lvl>
    <w:lvl w:ilvl="1" w:tplc="B84A6E1A">
      <w:start w:val="1"/>
      <w:numFmt w:val="bullet"/>
      <w:lvlText w:val="o"/>
      <w:lvlJc w:val="left"/>
      <w:pPr>
        <w:ind w:left="1440" w:hanging="360"/>
      </w:pPr>
      <w:rPr>
        <w:rFonts w:hint="default" w:ascii="Courier New" w:hAnsi="Courier New"/>
      </w:rPr>
    </w:lvl>
    <w:lvl w:ilvl="2" w:tplc="3FBC8744">
      <w:start w:val="1"/>
      <w:numFmt w:val="bullet"/>
      <w:lvlText w:val=""/>
      <w:lvlJc w:val="left"/>
      <w:pPr>
        <w:ind w:left="2160" w:hanging="360"/>
      </w:pPr>
      <w:rPr>
        <w:rFonts w:hint="default" w:ascii="Wingdings" w:hAnsi="Wingdings"/>
      </w:rPr>
    </w:lvl>
    <w:lvl w:ilvl="3" w:tplc="C21A0D9A">
      <w:start w:val="1"/>
      <w:numFmt w:val="bullet"/>
      <w:lvlText w:val=""/>
      <w:lvlJc w:val="left"/>
      <w:pPr>
        <w:ind w:left="2880" w:hanging="360"/>
      </w:pPr>
      <w:rPr>
        <w:rFonts w:hint="default" w:ascii="Symbol" w:hAnsi="Symbol"/>
      </w:rPr>
    </w:lvl>
    <w:lvl w:ilvl="4" w:tplc="46BAD7B2">
      <w:start w:val="1"/>
      <w:numFmt w:val="bullet"/>
      <w:lvlText w:val="o"/>
      <w:lvlJc w:val="left"/>
      <w:pPr>
        <w:ind w:left="3600" w:hanging="360"/>
      </w:pPr>
      <w:rPr>
        <w:rFonts w:hint="default" w:ascii="Courier New" w:hAnsi="Courier New"/>
      </w:rPr>
    </w:lvl>
    <w:lvl w:ilvl="5" w:tplc="44BEB48E">
      <w:start w:val="1"/>
      <w:numFmt w:val="bullet"/>
      <w:lvlText w:val=""/>
      <w:lvlJc w:val="left"/>
      <w:pPr>
        <w:ind w:left="4320" w:hanging="360"/>
      </w:pPr>
      <w:rPr>
        <w:rFonts w:hint="default" w:ascii="Wingdings" w:hAnsi="Wingdings"/>
      </w:rPr>
    </w:lvl>
    <w:lvl w:ilvl="6" w:tplc="4A505ED0">
      <w:start w:val="1"/>
      <w:numFmt w:val="bullet"/>
      <w:lvlText w:val=""/>
      <w:lvlJc w:val="left"/>
      <w:pPr>
        <w:ind w:left="5040" w:hanging="360"/>
      </w:pPr>
      <w:rPr>
        <w:rFonts w:hint="default" w:ascii="Symbol" w:hAnsi="Symbol"/>
      </w:rPr>
    </w:lvl>
    <w:lvl w:ilvl="7" w:tplc="C52C9A42">
      <w:start w:val="1"/>
      <w:numFmt w:val="bullet"/>
      <w:lvlText w:val="o"/>
      <w:lvlJc w:val="left"/>
      <w:pPr>
        <w:ind w:left="5760" w:hanging="360"/>
      </w:pPr>
      <w:rPr>
        <w:rFonts w:hint="default" w:ascii="Courier New" w:hAnsi="Courier New"/>
      </w:rPr>
    </w:lvl>
    <w:lvl w:ilvl="8" w:tplc="3D9AC460">
      <w:start w:val="1"/>
      <w:numFmt w:val="bullet"/>
      <w:lvlText w:val=""/>
      <w:lvlJc w:val="left"/>
      <w:pPr>
        <w:ind w:left="6480" w:hanging="360"/>
      </w:pPr>
      <w:rPr>
        <w:rFonts w:hint="default" w:ascii="Wingdings" w:hAnsi="Wingdings"/>
      </w:rPr>
    </w:lvl>
  </w:abstractNum>
  <w:abstractNum w:abstractNumId="33" w15:restartNumberingAfterBreak="0">
    <w:nsid w:val="26C17107"/>
    <w:multiLevelType w:val="multilevel"/>
    <w:tmpl w:val="F81CFF80"/>
    <w:lvl w:ilvl="0">
      <w:start w:val="1"/>
      <w:numFmt w:val="decimal"/>
      <w:pStyle w:val="ListNumber"/>
      <w:lvlText w:val="%1."/>
      <w:lvlJc w:val="left"/>
      <w:pPr>
        <w:tabs>
          <w:tab w:val="num" w:pos="340"/>
        </w:tabs>
        <w:ind w:left="680" w:hanging="340"/>
      </w:pPr>
      <w:rPr>
        <w:rFonts w:hint="default"/>
      </w:rPr>
    </w:lvl>
    <w:lvl w:ilvl="1">
      <w:start w:val="1"/>
      <w:numFmt w:val="decimal"/>
      <w:lvlText w:val="%1.%2."/>
      <w:lvlJc w:val="left"/>
      <w:pPr>
        <w:tabs>
          <w:tab w:val="num" w:pos="1247"/>
        </w:tabs>
        <w:ind w:left="1247" w:hanging="567"/>
      </w:pPr>
      <w:rPr>
        <w:rFonts w:hint="default"/>
      </w:rPr>
    </w:lvl>
    <w:lvl w:ilvl="2">
      <w:start w:val="1"/>
      <w:numFmt w:val="decimal"/>
      <w:lvlText w:val="%1.%2.%3."/>
      <w:lvlJc w:val="left"/>
      <w:pPr>
        <w:tabs>
          <w:tab w:val="num" w:pos="1985"/>
        </w:tabs>
        <w:ind w:left="1985" w:hanging="738"/>
      </w:pPr>
      <w:rPr>
        <w:rFonts w:hint="default"/>
      </w:rPr>
    </w:lvl>
    <w:lvl w:ilvl="3">
      <w:start w:val="1"/>
      <w:numFmt w:val="decimal"/>
      <w:lvlText w:val="%1.%2.%3.%4."/>
      <w:lvlJc w:val="left"/>
      <w:pPr>
        <w:tabs>
          <w:tab w:val="num" w:pos="2835"/>
        </w:tabs>
        <w:ind w:left="2835" w:hanging="85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2800473B"/>
    <w:multiLevelType w:val="multilevel"/>
    <w:tmpl w:val="D1EAB97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28933CA8"/>
    <w:multiLevelType w:val="multilevel"/>
    <w:tmpl w:val="7FE60D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29B66FAD"/>
    <w:multiLevelType w:val="multilevel"/>
    <w:tmpl w:val="41E8E6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2BAD4D38"/>
    <w:multiLevelType w:val="hybridMultilevel"/>
    <w:tmpl w:val="3FE6C2A2"/>
    <w:lvl w:ilvl="0" w:tplc="76A4F81A">
      <w:start w:val="1"/>
      <w:numFmt w:val="bullet"/>
      <w:pStyle w:val="Bullets3"/>
      <w:lvlText w:val=""/>
      <w:lvlJc w:val="left"/>
      <w:pPr>
        <w:ind w:left="2211" w:hanging="360"/>
      </w:pPr>
      <w:rPr>
        <w:rFonts w:hint="default" w:ascii="Wingdings" w:hAnsi="Wingdings"/>
      </w:rPr>
    </w:lvl>
    <w:lvl w:ilvl="1" w:tplc="04080003">
      <w:start w:val="1"/>
      <w:numFmt w:val="bullet"/>
      <w:lvlText w:val="o"/>
      <w:lvlJc w:val="left"/>
      <w:pPr>
        <w:ind w:left="2931" w:hanging="360"/>
      </w:pPr>
      <w:rPr>
        <w:rFonts w:hint="default" w:ascii="Courier New" w:hAnsi="Courier New" w:cs="Courier New"/>
      </w:rPr>
    </w:lvl>
    <w:lvl w:ilvl="2" w:tplc="04080005">
      <w:start w:val="1"/>
      <w:numFmt w:val="bullet"/>
      <w:lvlText w:val=""/>
      <w:lvlJc w:val="left"/>
      <w:pPr>
        <w:ind w:left="3651" w:hanging="360"/>
      </w:pPr>
      <w:rPr>
        <w:rFonts w:hint="default" w:ascii="Wingdings" w:hAnsi="Wingdings"/>
      </w:rPr>
    </w:lvl>
    <w:lvl w:ilvl="3" w:tplc="04080001" w:tentative="1">
      <w:start w:val="1"/>
      <w:numFmt w:val="bullet"/>
      <w:lvlText w:val=""/>
      <w:lvlJc w:val="left"/>
      <w:pPr>
        <w:ind w:left="4371" w:hanging="360"/>
      </w:pPr>
      <w:rPr>
        <w:rFonts w:hint="default" w:ascii="Symbol" w:hAnsi="Symbol"/>
      </w:rPr>
    </w:lvl>
    <w:lvl w:ilvl="4" w:tplc="04080003" w:tentative="1">
      <w:start w:val="1"/>
      <w:numFmt w:val="bullet"/>
      <w:lvlText w:val="o"/>
      <w:lvlJc w:val="left"/>
      <w:pPr>
        <w:ind w:left="5091" w:hanging="360"/>
      </w:pPr>
      <w:rPr>
        <w:rFonts w:hint="default" w:ascii="Courier New" w:hAnsi="Courier New" w:cs="Courier New"/>
      </w:rPr>
    </w:lvl>
    <w:lvl w:ilvl="5" w:tplc="04080005" w:tentative="1">
      <w:start w:val="1"/>
      <w:numFmt w:val="bullet"/>
      <w:lvlText w:val=""/>
      <w:lvlJc w:val="left"/>
      <w:pPr>
        <w:ind w:left="5811" w:hanging="360"/>
      </w:pPr>
      <w:rPr>
        <w:rFonts w:hint="default" w:ascii="Wingdings" w:hAnsi="Wingdings"/>
      </w:rPr>
    </w:lvl>
    <w:lvl w:ilvl="6" w:tplc="04080001" w:tentative="1">
      <w:start w:val="1"/>
      <w:numFmt w:val="bullet"/>
      <w:lvlText w:val=""/>
      <w:lvlJc w:val="left"/>
      <w:pPr>
        <w:ind w:left="6531" w:hanging="360"/>
      </w:pPr>
      <w:rPr>
        <w:rFonts w:hint="default" w:ascii="Symbol" w:hAnsi="Symbol"/>
      </w:rPr>
    </w:lvl>
    <w:lvl w:ilvl="7" w:tplc="04080003" w:tentative="1">
      <w:start w:val="1"/>
      <w:numFmt w:val="bullet"/>
      <w:lvlText w:val="o"/>
      <w:lvlJc w:val="left"/>
      <w:pPr>
        <w:ind w:left="7251" w:hanging="360"/>
      </w:pPr>
      <w:rPr>
        <w:rFonts w:hint="default" w:ascii="Courier New" w:hAnsi="Courier New" w:cs="Courier New"/>
      </w:rPr>
    </w:lvl>
    <w:lvl w:ilvl="8" w:tplc="04080005" w:tentative="1">
      <w:start w:val="1"/>
      <w:numFmt w:val="bullet"/>
      <w:lvlText w:val=""/>
      <w:lvlJc w:val="left"/>
      <w:pPr>
        <w:ind w:left="7971" w:hanging="360"/>
      </w:pPr>
      <w:rPr>
        <w:rFonts w:hint="default" w:ascii="Wingdings" w:hAnsi="Wingdings"/>
      </w:rPr>
    </w:lvl>
  </w:abstractNum>
  <w:abstractNum w:abstractNumId="38" w15:restartNumberingAfterBreak="0">
    <w:nsid w:val="2BD0082E"/>
    <w:multiLevelType w:val="hybridMultilevel"/>
    <w:tmpl w:val="E4AC34AA"/>
    <w:lvl w:ilvl="0" w:tplc="0750EF5C">
      <w:start w:val="1"/>
      <w:numFmt w:val="bullet"/>
      <w:pStyle w:val="Bullets1inTable"/>
      <w:lvlText w:val=""/>
      <w:lvlJc w:val="left"/>
      <w:pPr>
        <w:ind w:left="720" w:hanging="360"/>
      </w:pPr>
      <w:rPr>
        <w:rFonts w:hint="default" w:ascii="Wingdings" w:hAnsi="Wingdings"/>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39" w15:restartNumberingAfterBreak="0">
    <w:nsid w:val="2DB53197"/>
    <w:multiLevelType w:val="multilevel"/>
    <w:tmpl w:val="3A005BF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2DF0154D"/>
    <w:multiLevelType w:val="multilevel"/>
    <w:tmpl w:val="BE1E2BB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2EF94A88"/>
    <w:multiLevelType w:val="multilevel"/>
    <w:tmpl w:val="308489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30084E5A"/>
    <w:multiLevelType w:val="hybridMultilevel"/>
    <w:tmpl w:val="6192B986"/>
    <w:lvl w:ilvl="0" w:tplc="ED0C74BA">
      <w:start w:val="1"/>
      <w:numFmt w:val="decimal"/>
      <w:pStyle w:val="Enum1"/>
      <w:lvlText w:val="%1)"/>
      <w:lvlJc w:val="left"/>
      <w:pPr>
        <w:ind w:left="1077" w:hanging="360"/>
      </w:pPr>
    </w:lvl>
    <w:lvl w:ilvl="1" w:tplc="04080019" w:tentative="1">
      <w:start w:val="1"/>
      <w:numFmt w:val="lowerLetter"/>
      <w:lvlText w:val="%2."/>
      <w:lvlJc w:val="left"/>
      <w:pPr>
        <w:ind w:left="1797" w:hanging="360"/>
      </w:pPr>
    </w:lvl>
    <w:lvl w:ilvl="2" w:tplc="0408001B" w:tentative="1">
      <w:start w:val="1"/>
      <w:numFmt w:val="lowerRoman"/>
      <w:lvlText w:val="%3."/>
      <w:lvlJc w:val="right"/>
      <w:pPr>
        <w:ind w:left="2517" w:hanging="180"/>
      </w:pPr>
    </w:lvl>
    <w:lvl w:ilvl="3" w:tplc="0408000F" w:tentative="1">
      <w:start w:val="1"/>
      <w:numFmt w:val="decimal"/>
      <w:lvlText w:val="%4."/>
      <w:lvlJc w:val="left"/>
      <w:pPr>
        <w:ind w:left="3237" w:hanging="360"/>
      </w:pPr>
    </w:lvl>
    <w:lvl w:ilvl="4" w:tplc="04080019" w:tentative="1">
      <w:start w:val="1"/>
      <w:numFmt w:val="lowerLetter"/>
      <w:lvlText w:val="%5."/>
      <w:lvlJc w:val="left"/>
      <w:pPr>
        <w:ind w:left="3957" w:hanging="360"/>
      </w:pPr>
    </w:lvl>
    <w:lvl w:ilvl="5" w:tplc="0408001B" w:tentative="1">
      <w:start w:val="1"/>
      <w:numFmt w:val="lowerRoman"/>
      <w:lvlText w:val="%6."/>
      <w:lvlJc w:val="right"/>
      <w:pPr>
        <w:ind w:left="4677" w:hanging="180"/>
      </w:pPr>
    </w:lvl>
    <w:lvl w:ilvl="6" w:tplc="0408000F" w:tentative="1">
      <w:start w:val="1"/>
      <w:numFmt w:val="decimal"/>
      <w:lvlText w:val="%7."/>
      <w:lvlJc w:val="left"/>
      <w:pPr>
        <w:ind w:left="5397" w:hanging="360"/>
      </w:pPr>
    </w:lvl>
    <w:lvl w:ilvl="7" w:tplc="04080019" w:tentative="1">
      <w:start w:val="1"/>
      <w:numFmt w:val="lowerLetter"/>
      <w:lvlText w:val="%8."/>
      <w:lvlJc w:val="left"/>
      <w:pPr>
        <w:ind w:left="6117" w:hanging="360"/>
      </w:pPr>
    </w:lvl>
    <w:lvl w:ilvl="8" w:tplc="0408001B" w:tentative="1">
      <w:start w:val="1"/>
      <w:numFmt w:val="lowerRoman"/>
      <w:lvlText w:val="%9."/>
      <w:lvlJc w:val="right"/>
      <w:pPr>
        <w:ind w:left="6837" w:hanging="180"/>
      </w:pPr>
    </w:lvl>
  </w:abstractNum>
  <w:abstractNum w:abstractNumId="43" w15:restartNumberingAfterBreak="0">
    <w:nsid w:val="30DB0A96"/>
    <w:multiLevelType w:val="multilevel"/>
    <w:tmpl w:val="9670B7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316526AA"/>
    <w:multiLevelType w:val="hybridMultilevel"/>
    <w:tmpl w:val="C5283D06"/>
    <w:lvl w:ilvl="0" w:tplc="B4D858DC">
      <w:start w:val="1"/>
      <w:numFmt w:val="bullet"/>
      <w:lvlText w:val=""/>
      <w:lvlJc w:val="left"/>
      <w:pPr>
        <w:ind w:left="1434" w:hanging="360"/>
      </w:pPr>
      <w:rPr>
        <w:rFonts w:hint="default" w:ascii="Symbol" w:hAnsi="Symbol"/>
      </w:rPr>
    </w:lvl>
    <w:lvl w:ilvl="1" w:tplc="04080003" w:tentative="1">
      <w:start w:val="1"/>
      <w:numFmt w:val="bullet"/>
      <w:lvlText w:val="o"/>
      <w:lvlJc w:val="left"/>
      <w:pPr>
        <w:ind w:left="2154" w:hanging="360"/>
      </w:pPr>
      <w:rPr>
        <w:rFonts w:hint="default" w:ascii="Courier New" w:hAnsi="Courier New" w:cs="Courier New"/>
      </w:rPr>
    </w:lvl>
    <w:lvl w:ilvl="2" w:tplc="04080005" w:tentative="1">
      <w:start w:val="1"/>
      <w:numFmt w:val="bullet"/>
      <w:lvlText w:val=""/>
      <w:lvlJc w:val="left"/>
      <w:pPr>
        <w:ind w:left="2874" w:hanging="360"/>
      </w:pPr>
      <w:rPr>
        <w:rFonts w:hint="default" w:ascii="Wingdings" w:hAnsi="Wingdings"/>
      </w:rPr>
    </w:lvl>
    <w:lvl w:ilvl="3" w:tplc="04080001" w:tentative="1">
      <w:start w:val="1"/>
      <w:numFmt w:val="bullet"/>
      <w:lvlText w:val=""/>
      <w:lvlJc w:val="left"/>
      <w:pPr>
        <w:ind w:left="3594" w:hanging="360"/>
      </w:pPr>
      <w:rPr>
        <w:rFonts w:hint="default" w:ascii="Symbol" w:hAnsi="Symbol"/>
      </w:rPr>
    </w:lvl>
    <w:lvl w:ilvl="4" w:tplc="04080003" w:tentative="1">
      <w:start w:val="1"/>
      <w:numFmt w:val="bullet"/>
      <w:lvlText w:val="o"/>
      <w:lvlJc w:val="left"/>
      <w:pPr>
        <w:ind w:left="4314" w:hanging="360"/>
      </w:pPr>
      <w:rPr>
        <w:rFonts w:hint="default" w:ascii="Courier New" w:hAnsi="Courier New" w:cs="Courier New"/>
      </w:rPr>
    </w:lvl>
    <w:lvl w:ilvl="5" w:tplc="04080005" w:tentative="1">
      <w:start w:val="1"/>
      <w:numFmt w:val="bullet"/>
      <w:lvlText w:val=""/>
      <w:lvlJc w:val="left"/>
      <w:pPr>
        <w:ind w:left="5034" w:hanging="360"/>
      </w:pPr>
      <w:rPr>
        <w:rFonts w:hint="default" w:ascii="Wingdings" w:hAnsi="Wingdings"/>
      </w:rPr>
    </w:lvl>
    <w:lvl w:ilvl="6" w:tplc="04080001" w:tentative="1">
      <w:start w:val="1"/>
      <w:numFmt w:val="bullet"/>
      <w:lvlText w:val=""/>
      <w:lvlJc w:val="left"/>
      <w:pPr>
        <w:ind w:left="5754" w:hanging="360"/>
      </w:pPr>
      <w:rPr>
        <w:rFonts w:hint="default" w:ascii="Symbol" w:hAnsi="Symbol"/>
      </w:rPr>
    </w:lvl>
    <w:lvl w:ilvl="7" w:tplc="04080003" w:tentative="1">
      <w:start w:val="1"/>
      <w:numFmt w:val="bullet"/>
      <w:lvlText w:val="o"/>
      <w:lvlJc w:val="left"/>
      <w:pPr>
        <w:ind w:left="6474" w:hanging="360"/>
      </w:pPr>
      <w:rPr>
        <w:rFonts w:hint="default" w:ascii="Courier New" w:hAnsi="Courier New" w:cs="Courier New"/>
      </w:rPr>
    </w:lvl>
    <w:lvl w:ilvl="8" w:tplc="04080005" w:tentative="1">
      <w:start w:val="1"/>
      <w:numFmt w:val="bullet"/>
      <w:lvlText w:val=""/>
      <w:lvlJc w:val="left"/>
      <w:pPr>
        <w:ind w:left="7194" w:hanging="360"/>
      </w:pPr>
      <w:rPr>
        <w:rFonts w:hint="default" w:ascii="Wingdings" w:hAnsi="Wingdings"/>
      </w:rPr>
    </w:lvl>
  </w:abstractNum>
  <w:abstractNum w:abstractNumId="45" w15:restartNumberingAfterBreak="0">
    <w:nsid w:val="33794E33"/>
    <w:multiLevelType w:val="hybridMultilevel"/>
    <w:tmpl w:val="421CC2BE"/>
    <w:lvl w:ilvl="0" w:tplc="A190BF58">
      <w:start w:val="1"/>
      <w:numFmt w:val="bullet"/>
      <w:lvlText w:val=""/>
      <w:lvlJc w:val="left"/>
      <w:pPr>
        <w:ind w:left="720" w:hanging="360"/>
      </w:pPr>
      <w:rPr>
        <w:rFonts w:hint="default" w:ascii="Symbol" w:hAnsi="Symbol"/>
      </w:rPr>
    </w:lvl>
    <w:lvl w:ilvl="1" w:tplc="09FC5D36">
      <w:start w:val="1"/>
      <w:numFmt w:val="bullet"/>
      <w:lvlText w:val="o"/>
      <w:lvlJc w:val="left"/>
      <w:pPr>
        <w:ind w:left="1440" w:hanging="360"/>
      </w:pPr>
      <w:rPr>
        <w:rFonts w:hint="default" w:ascii="Courier New" w:hAnsi="Courier New"/>
      </w:rPr>
    </w:lvl>
    <w:lvl w:ilvl="2" w:tplc="77021274">
      <w:start w:val="1"/>
      <w:numFmt w:val="bullet"/>
      <w:lvlText w:val=""/>
      <w:lvlJc w:val="left"/>
      <w:pPr>
        <w:ind w:left="2160" w:hanging="360"/>
      </w:pPr>
      <w:rPr>
        <w:rFonts w:hint="default" w:ascii="Wingdings" w:hAnsi="Wingdings"/>
      </w:rPr>
    </w:lvl>
    <w:lvl w:ilvl="3" w:tplc="30F6C0DE">
      <w:start w:val="1"/>
      <w:numFmt w:val="bullet"/>
      <w:lvlText w:val=""/>
      <w:lvlJc w:val="left"/>
      <w:pPr>
        <w:ind w:left="2880" w:hanging="360"/>
      </w:pPr>
      <w:rPr>
        <w:rFonts w:hint="default" w:ascii="Symbol" w:hAnsi="Symbol"/>
      </w:rPr>
    </w:lvl>
    <w:lvl w:ilvl="4" w:tplc="B41075CC">
      <w:start w:val="1"/>
      <w:numFmt w:val="bullet"/>
      <w:lvlText w:val="o"/>
      <w:lvlJc w:val="left"/>
      <w:pPr>
        <w:ind w:left="3600" w:hanging="360"/>
      </w:pPr>
      <w:rPr>
        <w:rFonts w:hint="default" w:ascii="Courier New" w:hAnsi="Courier New"/>
      </w:rPr>
    </w:lvl>
    <w:lvl w:ilvl="5" w:tplc="75C21B76">
      <w:start w:val="1"/>
      <w:numFmt w:val="bullet"/>
      <w:lvlText w:val=""/>
      <w:lvlJc w:val="left"/>
      <w:pPr>
        <w:ind w:left="4320" w:hanging="360"/>
      </w:pPr>
      <w:rPr>
        <w:rFonts w:hint="default" w:ascii="Wingdings" w:hAnsi="Wingdings"/>
      </w:rPr>
    </w:lvl>
    <w:lvl w:ilvl="6" w:tplc="EF124B96">
      <w:start w:val="1"/>
      <w:numFmt w:val="bullet"/>
      <w:lvlText w:val=""/>
      <w:lvlJc w:val="left"/>
      <w:pPr>
        <w:ind w:left="5040" w:hanging="360"/>
      </w:pPr>
      <w:rPr>
        <w:rFonts w:hint="default" w:ascii="Symbol" w:hAnsi="Symbol"/>
      </w:rPr>
    </w:lvl>
    <w:lvl w:ilvl="7" w:tplc="1D408618">
      <w:start w:val="1"/>
      <w:numFmt w:val="bullet"/>
      <w:lvlText w:val="o"/>
      <w:lvlJc w:val="left"/>
      <w:pPr>
        <w:ind w:left="5760" w:hanging="360"/>
      </w:pPr>
      <w:rPr>
        <w:rFonts w:hint="default" w:ascii="Courier New" w:hAnsi="Courier New"/>
      </w:rPr>
    </w:lvl>
    <w:lvl w:ilvl="8" w:tplc="BBE4B0B6">
      <w:start w:val="1"/>
      <w:numFmt w:val="bullet"/>
      <w:lvlText w:val=""/>
      <w:lvlJc w:val="left"/>
      <w:pPr>
        <w:ind w:left="6480" w:hanging="360"/>
      </w:pPr>
      <w:rPr>
        <w:rFonts w:hint="default" w:ascii="Wingdings" w:hAnsi="Wingdings"/>
      </w:rPr>
    </w:lvl>
  </w:abstractNum>
  <w:abstractNum w:abstractNumId="46" w15:restartNumberingAfterBreak="0">
    <w:nsid w:val="33E87A10"/>
    <w:multiLevelType w:val="multilevel"/>
    <w:tmpl w:val="2738D4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34D45CAC"/>
    <w:multiLevelType w:val="multilevel"/>
    <w:tmpl w:val="0D421F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366E5CAC"/>
    <w:multiLevelType w:val="multilevel"/>
    <w:tmpl w:val="F44A56A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36F05CD0"/>
    <w:multiLevelType w:val="multilevel"/>
    <w:tmpl w:val="CEE602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36F92BF7"/>
    <w:multiLevelType w:val="multilevel"/>
    <w:tmpl w:val="3A005BF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380F54BC"/>
    <w:multiLevelType w:val="hybridMultilevel"/>
    <w:tmpl w:val="9800A710"/>
    <w:lvl w:ilvl="0" w:tplc="08090001">
      <w:start w:val="1"/>
      <w:numFmt w:val="bullet"/>
      <w:lvlText w:val=""/>
      <w:lvlJc w:val="left"/>
      <w:pPr>
        <w:ind w:left="720" w:hanging="360"/>
      </w:pPr>
      <w:rPr>
        <w:rFonts w:hint="default" w:ascii="Symbol" w:hAnsi="Symbol"/>
      </w:rPr>
    </w:lvl>
    <w:lvl w:ilvl="1" w:tplc="93BE6E8C">
      <w:numFmt w:val="bullet"/>
      <w:lvlText w:val="–"/>
      <w:lvlJc w:val="left"/>
      <w:pPr>
        <w:ind w:left="1440" w:hanging="360"/>
      </w:pPr>
      <w:rPr>
        <w:rFonts w:hint="default" w:ascii="Tahoma" w:hAnsi="Tahoma" w:eastAsia="Times New Roman" w:cs="Tahom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2" w15:restartNumberingAfterBreak="0">
    <w:nsid w:val="396D4F31"/>
    <w:multiLevelType w:val="multilevel"/>
    <w:tmpl w:val="85407C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3A15082D"/>
    <w:multiLevelType w:val="hybridMultilevel"/>
    <w:tmpl w:val="EDDCCF9E"/>
    <w:lvl w:ilvl="0" w:tplc="59DE1FF6">
      <w:start w:val="6"/>
      <w:numFmt w:val="bullet"/>
      <w:pStyle w:val="Bullets1inTableStarting"/>
      <w:lvlText w:val=""/>
      <w:lvlJc w:val="left"/>
      <w:pPr>
        <w:ind w:left="958" w:hanging="360"/>
      </w:pPr>
      <w:rPr>
        <w:rFonts w:hint="default" w:ascii="Wingdings" w:hAnsi="Wingdings" w:cs="Calibri" w:eastAsiaTheme="minorEastAsia"/>
      </w:rPr>
    </w:lvl>
    <w:lvl w:ilvl="1" w:tplc="04080003" w:tentative="1">
      <w:start w:val="1"/>
      <w:numFmt w:val="bullet"/>
      <w:lvlText w:val="o"/>
      <w:lvlJc w:val="left"/>
      <w:pPr>
        <w:ind w:left="1678" w:hanging="360"/>
      </w:pPr>
      <w:rPr>
        <w:rFonts w:hint="default" w:ascii="Courier New" w:hAnsi="Courier New" w:cs="Courier New"/>
      </w:rPr>
    </w:lvl>
    <w:lvl w:ilvl="2" w:tplc="04080005" w:tentative="1">
      <w:start w:val="1"/>
      <w:numFmt w:val="bullet"/>
      <w:lvlText w:val=""/>
      <w:lvlJc w:val="left"/>
      <w:pPr>
        <w:ind w:left="2398" w:hanging="360"/>
      </w:pPr>
      <w:rPr>
        <w:rFonts w:hint="default" w:ascii="Wingdings" w:hAnsi="Wingdings"/>
      </w:rPr>
    </w:lvl>
    <w:lvl w:ilvl="3" w:tplc="04080001" w:tentative="1">
      <w:start w:val="1"/>
      <w:numFmt w:val="bullet"/>
      <w:lvlText w:val=""/>
      <w:lvlJc w:val="left"/>
      <w:pPr>
        <w:ind w:left="3118" w:hanging="360"/>
      </w:pPr>
      <w:rPr>
        <w:rFonts w:hint="default" w:ascii="Symbol" w:hAnsi="Symbol"/>
      </w:rPr>
    </w:lvl>
    <w:lvl w:ilvl="4" w:tplc="04080003" w:tentative="1">
      <w:start w:val="1"/>
      <w:numFmt w:val="bullet"/>
      <w:lvlText w:val="o"/>
      <w:lvlJc w:val="left"/>
      <w:pPr>
        <w:ind w:left="3838" w:hanging="360"/>
      </w:pPr>
      <w:rPr>
        <w:rFonts w:hint="default" w:ascii="Courier New" w:hAnsi="Courier New" w:cs="Courier New"/>
      </w:rPr>
    </w:lvl>
    <w:lvl w:ilvl="5" w:tplc="04080005" w:tentative="1">
      <w:start w:val="1"/>
      <w:numFmt w:val="bullet"/>
      <w:lvlText w:val=""/>
      <w:lvlJc w:val="left"/>
      <w:pPr>
        <w:ind w:left="4558" w:hanging="360"/>
      </w:pPr>
      <w:rPr>
        <w:rFonts w:hint="default" w:ascii="Wingdings" w:hAnsi="Wingdings"/>
      </w:rPr>
    </w:lvl>
    <w:lvl w:ilvl="6" w:tplc="04080001" w:tentative="1">
      <w:start w:val="1"/>
      <w:numFmt w:val="bullet"/>
      <w:lvlText w:val=""/>
      <w:lvlJc w:val="left"/>
      <w:pPr>
        <w:ind w:left="5278" w:hanging="360"/>
      </w:pPr>
      <w:rPr>
        <w:rFonts w:hint="default" w:ascii="Symbol" w:hAnsi="Symbol"/>
      </w:rPr>
    </w:lvl>
    <w:lvl w:ilvl="7" w:tplc="04080003" w:tentative="1">
      <w:start w:val="1"/>
      <w:numFmt w:val="bullet"/>
      <w:lvlText w:val="o"/>
      <w:lvlJc w:val="left"/>
      <w:pPr>
        <w:ind w:left="5998" w:hanging="360"/>
      </w:pPr>
      <w:rPr>
        <w:rFonts w:hint="default" w:ascii="Courier New" w:hAnsi="Courier New" w:cs="Courier New"/>
      </w:rPr>
    </w:lvl>
    <w:lvl w:ilvl="8" w:tplc="04080005" w:tentative="1">
      <w:start w:val="1"/>
      <w:numFmt w:val="bullet"/>
      <w:lvlText w:val=""/>
      <w:lvlJc w:val="left"/>
      <w:pPr>
        <w:ind w:left="6718" w:hanging="360"/>
      </w:pPr>
      <w:rPr>
        <w:rFonts w:hint="default" w:ascii="Wingdings" w:hAnsi="Wingdings"/>
      </w:rPr>
    </w:lvl>
  </w:abstractNum>
  <w:abstractNum w:abstractNumId="54" w15:restartNumberingAfterBreak="0">
    <w:nsid w:val="3BA56E86"/>
    <w:multiLevelType w:val="multilevel"/>
    <w:tmpl w:val="9E222B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412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5" w15:restartNumberingAfterBreak="0">
    <w:nsid w:val="3C624458"/>
    <w:multiLevelType w:val="multilevel"/>
    <w:tmpl w:val="6CB6EA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3D244CAD"/>
    <w:multiLevelType w:val="multilevel"/>
    <w:tmpl w:val="B42EEA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3D3A1D48"/>
    <w:multiLevelType w:val="multilevel"/>
    <w:tmpl w:val="179E6A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3DF06247"/>
    <w:multiLevelType w:val="multilevel"/>
    <w:tmpl w:val="B42EEA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3E8833CA"/>
    <w:multiLevelType w:val="hybridMultilevel"/>
    <w:tmpl w:val="D00A84D4"/>
    <w:lvl w:ilvl="0" w:tplc="45486A58">
      <w:start w:val="1"/>
      <w:numFmt w:val="bullet"/>
      <w:pStyle w:val="Bullets1inTable0"/>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60" w15:restartNumberingAfterBreak="0">
    <w:nsid w:val="416D2E12"/>
    <w:multiLevelType w:val="hybridMultilevel"/>
    <w:tmpl w:val="2FAC4C70"/>
    <w:lvl w:ilvl="0" w:tplc="F1340BE8">
      <w:start w:val="6"/>
      <w:numFmt w:val="bullet"/>
      <w:pStyle w:val="Bullets1Starting"/>
      <w:lvlText w:val=""/>
      <w:lvlJc w:val="left"/>
      <w:pPr>
        <w:ind w:left="1077" w:hanging="360"/>
      </w:pPr>
      <w:rPr>
        <w:rFonts w:hint="default" w:ascii="Wingdings" w:hAnsi="Wingdings" w:cs="Calibri" w:eastAsiaTheme="minorEastAsia"/>
      </w:rPr>
    </w:lvl>
    <w:lvl w:ilvl="1" w:tplc="04080003" w:tentative="1">
      <w:start w:val="1"/>
      <w:numFmt w:val="bullet"/>
      <w:lvlText w:val="o"/>
      <w:lvlJc w:val="left"/>
      <w:pPr>
        <w:ind w:left="1797" w:hanging="360"/>
      </w:pPr>
      <w:rPr>
        <w:rFonts w:hint="default" w:ascii="Courier New" w:hAnsi="Courier New" w:cs="Courier New"/>
      </w:rPr>
    </w:lvl>
    <w:lvl w:ilvl="2" w:tplc="04080005" w:tentative="1">
      <w:start w:val="1"/>
      <w:numFmt w:val="bullet"/>
      <w:lvlText w:val=""/>
      <w:lvlJc w:val="left"/>
      <w:pPr>
        <w:ind w:left="2517" w:hanging="360"/>
      </w:pPr>
      <w:rPr>
        <w:rFonts w:hint="default" w:ascii="Wingdings" w:hAnsi="Wingdings"/>
      </w:rPr>
    </w:lvl>
    <w:lvl w:ilvl="3" w:tplc="04080001" w:tentative="1">
      <w:start w:val="1"/>
      <w:numFmt w:val="bullet"/>
      <w:lvlText w:val=""/>
      <w:lvlJc w:val="left"/>
      <w:pPr>
        <w:ind w:left="3237" w:hanging="360"/>
      </w:pPr>
      <w:rPr>
        <w:rFonts w:hint="default" w:ascii="Symbol" w:hAnsi="Symbol"/>
      </w:rPr>
    </w:lvl>
    <w:lvl w:ilvl="4" w:tplc="04080003" w:tentative="1">
      <w:start w:val="1"/>
      <w:numFmt w:val="bullet"/>
      <w:lvlText w:val="o"/>
      <w:lvlJc w:val="left"/>
      <w:pPr>
        <w:ind w:left="3957" w:hanging="360"/>
      </w:pPr>
      <w:rPr>
        <w:rFonts w:hint="default" w:ascii="Courier New" w:hAnsi="Courier New" w:cs="Courier New"/>
      </w:rPr>
    </w:lvl>
    <w:lvl w:ilvl="5" w:tplc="04080005" w:tentative="1">
      <w:start w:val="1"/>
      <w:numFmt w:val="bullet"/>
      <w:lvlText w:val=""/>
      <w:lvlJc w:val="left"/>
      <w:pPr>
        <w:ind w:left="4677" w:hanging="360"/>
      </w:pPr>
      <w:rPr>
        <w:rFonts w:hint="default" w:ascii="Wingdings" w:hAnsi="Wingdings"/>
      </w:rPr>
    </w:lvl>
    <w:lvl w:ilvl="6" w:tplc="04080001" w:tentative="1">
      <w:start w:val="1"/>
      <w:numFmt w:val="bullet"/>
      <w:lvlText w:val=""/>
      <w:lvlJc w:val="left"/>
      <w:pPr>
        <w:ind w:left="5397" w:hanging="360"/>
      </w:pPr>
      <w:rPr>
        <w:rFonts w:hint="default" w:ascii="Symbol" w:hAnsi="Symbol"/>
      </w:rPr>
    </w:lvl>
    <w:lvl w:ilvl="7" w:tplc="04080003" w:tentative="1">
      <w:start w:val="1"/>
      <w:numFmt w:val="bullet"/>
      <w:lvlText w:val="o"/>
      <w:lvlJc w:val="left"/>
      <w:pPr>
        <w:ind w:left="6117" w:hanging="360"/>
      </w:pPr>
      <w:rPr>
        <w:rFonts w:hint="default" w:ascii="Courier New" w:hAnsi="Courier New" w:cs="Courier New"/>
      </w:rPr>
    </w:lvl>
    <w:lvl w:ilvl="8" w:tplc="04080005" w:tentative="1">
      <w:start w:val="1"/>
      <w:numFmt w:val="bullet"/>
      <w:lvlText w:val=""/>
      <w:lvlJc w:val="left"/>
      <w:pPr>
        <w:ind w:left="6837" w:hanging="360"/>
      </w:pPr>
      <w:rPr>
        <w:rFonts w:hint="default" w:ascii="Wingdings" w:hAnsi="Wingdings"/>
      </w:rPr>
    </w:lvl>
  </w:abstractNum>
  <w:abstractNum w:abstractNumId="61" w15:restartNumberingAfterBreak="0">
    <w:nsid w:val="45517307"/>
    <w:multiLevelType w:val="multilevel"/>
    <w:tmpl w:val="59BA9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A2DC8"/>
    <w:multiLevelType w:val="multilevel"/>
    <w:tmpl w:val="2DF0C6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45B27F97"/>
    <w:multiLevelType w:val="hybridMultilevel"/>
    <w:tmpl w:val="4DCCDBF2"/>
    <w:lvl w:ilvl="0" w:tplc="A72CD944">
      <w:numFmt w:val="bullet"/>
      <w:lvlText w:val="-"/>
      <w:lvlJc w:val="left"/>
      <w:pPr>
        <w:ind w:left="720" w:hanging="360"/>
      </w:pPr>
      <w:rPr>
        <w:rFonts w:hint="default" w:ascii="Courier New" w:hAnsi="Courier New" w:eastAsia="Courier New" w:cs="Courier New"/>
        <w:b w:val="0"/>
        <w:bCs w:val="0"/>
        <w:i w:val="0"/>
        <w:iCs w:val="0"/>
        <w:spacing w:val="0"/>
        <w:w w:val="99"/>
        <w:sz w:val="20"/>
        <w:szCs w:val="20"/>
        <w:lang w:val="el-GR" w:eastAsia="en-US" w:bidi="ar-S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4" w15:restartNumberingAfterBreak="0">
    <w:nsid w:val="462957DC"/>
    <w:multiLevelType w:val="hybridMultilevel"/>
    <w:tmpl w:val="98104836"/>
    <w:lvl w:ilvl="0" w:tplc="97ECBBD6">
      <w:start w:val="1"/>
      <w:numFmt w:val="upp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472E7E61"/>
    <w:multiLevelType w:val="hybridMultilevel"/>
    <w:tmpl w:val="41B42154"/>
    <w:lvl w:ilvl="0" w:tplc="B4D858DC">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66" w15:restartNumberingAfterBreak="0">
    <w:nsid w:val="49255509"/>
    <w:multiLevelType w:val="multilevel"/>
    <w:tmpl w:val="FAD204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7" w15:restartNumberingAfterBreak="0">
    <w:nsid w:val="4AA14D1A"/>
    <w:multiLevelType w:val="multilevel"/>
    <w:tmpl w:val="6938F7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8" w15:restartNumberingAfterBreak="0">
    <w:nsid w:val="4AB70D28"/>
    <w:multiLevelType w:val="hybridMultilevel"/>
    <w:tmpl w:val="F20A003A"/>
    <w:lvl w:ilvl="0" w:tplc="1D76B0FE">
      <w:start w:val="1"/>
      <w:numFmt w:val="bullet"/>
      <w:pStyle w:val="Bullets2"/>
      <w:lvlText w:val="o"/>
      <w:lvlJc w:val="left"/>
      <w:pPr>
        <w:ind w:left="1287" w:hanging="360"/>
      </w:pPr>
      <w:rPr>
        <w:rFonts w:hint="default" w:ascii="Courier New" w:hAnsi="Courier New" w:cs="Courier New"/>
      </w:rPr>
    </w:lvl>
    <w:lvl w:ilvl="1" w:tplc="04080003" w:tentative="1">
      <w:start w:val="1"/>
      <w:numFmt w:val="bullet"/>
      <w:lvlText w:val="o"/>
      <w:lvlJc w:val="left"/>
      <w:pPr>
        <w:ind w:left="2007" w:hanging="360"/>
      </w:pPr>
      <w:rPr>
        <w:rFonts w:hint="default" w:ascii="Courier New" w:hAnsi="Courier New" w:cs="Courier New"/>
      </w:rPr>
    </w:lvl>
    <w:lvl w:ilvl="2" w:tplc="04080005">
      <w:start w:val="1"/>
      <w:numFmt w:val="bullet"/>
      <w:lvlText w:val=""/>
      <w:lvlJc w:val="left"/>
      <w:pPr>
        <w:ind w:left="2727" w:hanging="360"/>
      </w:pPr>
      <w:rPr>
        <w:rFonts w:hint="default" w:ascii="Wingdings" w:hAnsi="Wingdings"/>
      </w:rPr>
    </w:lvl>
    <w:lvl w:ilvl="3" w:tplc="04080001" w:tentative="1">
      <w:start w:val="1"/>
      <w:numFmt w:val="bullet"/>
      <w:lvlText w:val=""/>
      <w:lvlJc w:val="left"/>
      <w:pPr>
        <w:ind w:left="3447" w:hanging="360"/>
      </w:pPr>
      <w:rPr>
        <w:rFonts w:hint="default" w:ascii="Symbol" w:hAnsi="Symbol"/>
      </w:rPr>
    </w:lvl>
    <w:lvl w:ilvl="4" w:tplc="04080003" w:tentative="1">
      <w:start w:val="1"/>
      <w:numFmt w:val="bullet"/>
      <w:lvlText w:val="o"/>
      <w:lvlJc w:val="left"/>
      <w:pPr>
        <w:ind w:left="4167" w:hanging="360"/>
      </w:pPr>
      <w:rPr>
        <w:rFonts w:hint="default" w:ascii="Courier New" w:hAnsi="Courier New" w:cs="Courier New"/>
      </w:rPr>
    </w:lvl>
    <w:lvl w:ilvl="5" w:tplc="04080005" w:tentative="1">
      <w:start w:val="1"/>
      <w:numFmt w:val="bullet"/>
      <w:lvlText w:val=""/>
      <w:lvlJc w:val="left"/>
      <w:pPr>
        <w:ind w:left="4887" w:hanging="360"/>
      </w:pPr>
      <w:rPr>
        <w:rFonts w:hint="default" w:ascii="Wingdings" w:hAnsi="Wingdings"/>
      </w:rPr>
    </w:lvl>
    <w:lvl w:ilvl="6" w:tplc="04080001" w:tentative="1">
      <w:start w:val="1"/>
      <w:numFmt w:val="bullet"/>
      <w:lvlText w:val=""/>
      <w:lvlJc w:val="left"/>
      <w:pPr>
        <w:ind w:left="5607" w:hanging="360"/>
      </w:pPr>
      <w:rPr>
        <w:rFonts w:hint="default" w:ascii="Symbol" w:hAnsi="Symbol"/>
      </w:rPr>
    </w:lvl>
    <w:lvl w:ilvl="7" w:tplc="04080003" w:tentative="1">
      <w:start w:val="1"/>
      <w:numFmt w:val="bullet"/>
      <w:lvlText w:val="o"/>
      <w:lvlJc w:val="left"/>
      <w:pPr>
        <w:ind w:left="6327" w:hanging="360"/>
      </w:pPr>
      <w:rPr>
        <w:rFonts w:hint="default" w:ascii="Courier New" w:hAnsi="Courier New" w:cs="Courier New"/>
      </w:rPr>
    </w:lvl>
    <w:lvl w:ilvl="8" w:tplc="04080005" w:tentative="1">
      <w:start w:val="1"/>
      <w:numFmt w:val="bullet"/>
      <w:lvlText w:val=""/>
      <w:lvlJc w:val="left"/>
      <w:pPr>
        <w:ind w:left="7047" w:hanging="360"/>
      </w:pPr>
      <w:rPr>
        <w:rFonts w:hint="default" w:ascii="Wingdings" w:hAnsi="Wingdings"/>
      </w:rPr>
    </w:lvl>
  </w:abstractNum>
  <w:abstractNum w:abstractNumId="69" w15:restartNumberingAfterBreak="0">
    <w:nsid w:val="4B164472"/>
    <w:multiLevelType w:val="hybridMultilevel"/>
    <w:tmpl w:val="8E5015C4"/>
    <w:lvl w:ilvl="0" w:tplc="82CA1602">
      <w:start w:val="1"/>
      <w:numFmt w:val="bullet"/>
      <w:pStyle w:val="Bullets2inTable"/>
      <w:lvlText w:val="o"/>
      <w:lvlJc w:val="left"/>
      <w:pPr>
        <w:ind w:left="1449" w:hanging="360"/>
      </w:pPr>
      <w:rPr>
        <w:rFonts w:hint="default" w:ascii="Courier New" w:hAnsi="Courier New" w:cs="Courier New"/>
      </w:rPr>
    </w:lvl>
    <w:lvl w:ilvl="1" w:tplc="04080003" w:tentative="1">
      <w:start w:val="1"/>
      <w:numFmt w:val="bullet"/>
      <w:lvlText w:val="o"/>
      <w:lvlJc w:val="left"/>
      <w:pPr>
        <w:ind w:left="2169" w:hanging="360"/>
      </w:pPr>
      <w:rPr>
        <w:rFonts w:hint="default" w:ascii="Courier New" w:hAnsi="Courier New" w:cs="Courier New"/>
      </w:rPr>
    </w:lvl>
    <w:lvl w:ilvl="2" w:tplc="04080005" w:tentative="1">
      <w:start w:val="1"/>
      <w:numFmt w:val="bullet"/>
      <w:lvlText w:val=""/>
      <w:lvlJc w:val="left"/>
      <w:pPr>
        <w:ind w:left="2889" w:hanging="360"/>
      </w:pPr>
      <w:rPr>
        <w:rFonts w:hint="default" w:ascii="Wingdings" w:hAnsi="Wingdings"/>
      </w:rPr>
    </w:lvl>
    <w:lvl w:ilvl="3" w:tplc="04080001" w:tentative="1">
      <w:start w:val="1"/>
      <w:numFmt w:val="bullet"/>
      <w:lvlText w:val=""/>
      <w:lvlJc w:val="left"/>
      <w:pPr>
        <w:ind w:left="3609" w:hanging="360"/>
      </w:pPr>
      <w:rPr>
        <w:rFonts w:hint="default" w:ascii="Symbol" w:hAnsi="Symbol"/>
      </w:rPr>
    </w:lvl>
    <w:lvl w:ilvl="4" w:tplc="04080003" w:tentative="1">
      <w:start w:val="1"/>
      <w:numFmt w:val="bullet"/>
      <w:lvlText w:val="o"/>
      <w:lvlJc w:val="left"/>
      <w:pPr>
        <w:ind w:left="4329" w:hanging="360"/>
      </w:pPr>
      <w:rPr>
        <w:rFonts w:hint="default" w:ascii="Courier New" w:hAnsi="Courier New" w:cs="Courier New"/>
      </w:rPr>
    </w:lvl>
    <w:lvl w:ilvl="5" w:tplc="04080005" w:tentative="1">
      <w:start w:val="1"/>
      <w:numFmt w:val="bullet"/>
      <w:lvlText w:val=""/>
      <w:lvlJc w:val="left"/>
      <w:pPr>
        <w:ind w:left="5049" w:hanging="360"/>
      </w:pPr>
      <w:rPr>
        <w:rFonts w:hint="default" w:ascii="Wingdings" w:hAnsi="Wingdings"/>
      </w:rPr>
    </w:lvl>
    <w:lvl w:ilvl="6" w:tplc="04080001" w:tentative="1">
      <w:start w:val="1"/>
      <w:numFmt w:val="bullet"/>
      <w:lvlText w:val=""/>
      <w:lvlJc w:val="left"/>
      <w:pPr>
        <w:ind w:left="5769" w:hanging="360"/>
      </w:pPr>
      <w:rPr>
        <w:rFonts w:hint="default" w:ascii="Symbol" w:hAnsi="Symbol"/>
      </w:rPr>
    </w:lvl>
    <w:lvl w:ilvl="7" w:tplc="04080003" w:tentative="1">
      <w:start w:val="1"/>
      <w:numFmt w:val="bullet"/>
      <w:lvlText w:val="o"/>
      <w:lvlJc w:val="left"/>
      <w:pPr>
        <w:ind w:left="6489" w:hanging="360"/>
      </w:pPr>
      <w:rPr>
        <w:rFonts w:hint="default" w:ascii="Courier New" w:hAnsi="Courier New" w:cs="Courier New"/>
      </w:rPr>
    </w:lvl>
    <w:lvl w:ilvl="8" w:tplc="04080005" w:tentative="1">
      <w:start w:val="1"/>
      <w:numFmt w:val="bullet"/>
      <w:lvlText w:val=""/>
      <w:lvlJc w:val="left"/>
      <w:pPr>
        <w:ind w:left="7209" w:hanging="360"/>
      </w:pPr>
      <w:rPr>
        <w:rFonts w:hint="default" w:ascii="Wingdings" w:hAnsi="Wingdings"/>
      </w:rPr>
    </w:lvl>
  </w:abstractNum>
  <w:abstractNum w:abstractNumId="70" w15:restartNumberingAfterBreak="0">
    <w:nsid w:val="4C0E7E98"/>
    <w:multiLevelType w:val="multilevel"/>
    <w:tmpl w:val="DD046A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1" w15:restartNumberingAfterBreak="0">
    <w:nsid w:val="4E8E5BFA"/>
    <w:multiLevelType w:val="multilevel"/>
    <w:tmpl w:val="7CD43D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2" w15:restartNumberingAfterBreak="0">
    <w:nsid w:val="4F1C3BED"/>
    <w:multiLevelType w:val="multilevel"/>
    <w:tmpl w:val="4CC0E7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460B52"/>
    <w:multiLevelType w:val="multilevel"/>
    <w:tmpl w:val="E9A03A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4" w15:restartNumberingAfterBreak="0">
    <w:nsid w:val="541E4432"/>
    <w:multiLevelType w:val="multilevel"/>
    <w:tmpl w:val="C3C846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5" w15:restartNumberingAfterBreak="0">
    <w:nsid w:val="55B71CBF"/>
    <w:multiLevelType w:val="hybridMultilevel"/>
    <w:tmpl w:val="5AA0030E"/>
    <w:lvl w:ilvl="0" w:tplc="0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hint="default" w:ascii="Courier New" w:hAnsi="Courier New" w:cs="Courier New"/>
      </w:rPr>
    </w:lvl>
    <w:lvl w:ilvl="2" w:tplc="FFFFFFFF">
      <w:start w:val="1"/>
      <w:numFmt w:val="bullet"/>
      <w:lvlText w:val=""/>
      <w:lvlJc w:val="left"/>
      <w:pPr>
        <w:ind w:left="2727" w:hanging="360"/>
      </w:pPr>
      <w:rPr>
        <w:rFonts w:hint="default" w:ascii="Wingdings" w:hAnsi="Wingdings"/>
      </w:rPr>
    </w:lvl>
    <w:lvl w:ilvl="3" w:tplc="FFFFFFFF" w:tentative="1">
      <w:start w:val="1"/>
      <w:numFmt w:val="bullet"/>
      <w:lvlText w:val=""/>
      <w:lvlJc w:val="left"/>
      <w:pPr>
        <w:ind w:left="3447" w:hanging="360"/>
      </w:pPr>
      <w:rPr>
        <w:rFonts w:hint="default" w:ascii="Symbol" w:hAnsi="Symbol"/>
      </w:rPr>
    </w:lvl>
    <w:lvl w:ilvl="4" w:tplc="FFFFFFFF" w:tentative="1">
      <w:start w:val="1"/>
      <w:numFmt w:val="bullet"/>
      <w:lvlText w:val="o"/>
      <w:lvlJc w:val="left"/>
      <w:pPr>
        <w:ind w:left="4167" w:hanging="360"/>
      </w:pPr>
      <w:rPr>
        <w:rFonts w:hint="default" w:ascii="Courier New" w:hAnsi="Courier New" w:cs="Courier New"/>
      </w:rPr>
    </w:lvl>
    <w:lvl w:ilvl="5" w:tplc="FFFFFFFF" w:tentative="1">
      <w:start w:val="1"/>
      <w:numFmt w:val="bullet"/>
      <w:lvlText w:val=""/>
      <w:lvlJc w:val="left"/>
      <w:pPr>
        <w:ind w:left="4887" w:hanging="360"/>
      </w:pPr>
      <w:rPr>
        <w:rFonts w:hint="default" w:ascii="Wingdings" w:hAnsi="Wingdings"/>
      </w:rPr>
    </w:lvl>
    <w:lvl w:ilvl="6" w:tplc="FFFFFFFF" w:tentative="1">
      <w:start w:val="1"/>
      <w:numFmt w:val="bullet"/>
      <w:lvlText w:val=""/>
      <w:lvlJc w:val="left"/>
      <w:pPr>
        <w:ind w:left="5607" w:hanging="360"/>
      </w:pPr>
      <w:rPr>
        <w:rFonts w:hint="default" w:ascii="Symbol" w:hAnsi="Symbol"/>
      </w:rPr>
    </w:lvl>
    <w:lvl w:ilvl="7" w:tplc="FFFFFFFF" w:tentative="1">
      <w:start w:val="1"/>
      <w:numFmt w:val="bullet"/>
      <w:lvlText w:val="o"/>
      <w:lvlJc w:val="left"/>
      <w:pPr>
        <w:ind w:left="6327" w:hanging="360"/>
      </w:pPr>
      <w:rPr>
        <w:rFonts w:hint="default" w:ascii="Courier New" w:hAnsi="Courier New" w:cs="Courier New"/>
      </w:rPr>
    </w:lvl>
    <w:lvl w:ilvl="8" w:tplc="FFFFFFFF" w:tentative="1">
      <w:start w:val="1"/>
      <w:numFmt w:val="bullet"/>
      <w:lvlText w:val=""/>
      <w:lvlJc w:val="left"/>
      <w:pPr>
        <w:ind w:left="7047" w:hanging="360"/>
      </w:pPr>
      <w:rPr>
        <w:rFonts w:hint="default" w:ascii="Wingdings" w:hAnsi="Wingdings"/>
      </w:rPr>
    </w:lvl>
  </w:abstractNum>
  <w:abstractNum w:abstractNumId="76" w15:restartNumberingAfterBreak="0">
    <w:nsid w:val="55D4733C"/>
    <w:multiLevelType w:val="multilevel"/>
    <w:tmpl w:val="3E56C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6CE8AF"/>
    <w:multiLevelType w:val="hybridMultilevel"/>
    <w:tmpl w:val="45BA3C8E"/>
    <w:lvl w:ilvl="0" w:tplc="8424B838">
      <w:start w:val="1"/>
      <w:numFmt w:val="bullet"/>
      <w:lvlText w:val=""/>
      <w:lvlJc w:val="left"/>
      <w:pPr>
        <w:ind w:left="720" w:hanging="360"/>
      </w:pPr>
      <w:rPr>
        <w:rFonts w:hint="default" w:ascii="Symbol" w:hAnsi="Symbol"/>
      </w:rPr>
    </w:lvl>
    <w:lvl w:ilvl="1" w:tplc="CC045A5E">
      <w:start w:val="1"/>
      <w:numFmt w:val="bullet"/>
      <w:lvlText w:val="o"/>
      <w:lvlJc w:val="left"/>
      <w:pPr>
        <w:ind w:left="1440" w:hanging="360"/>
      </w:pPr>
      <w:rPr>
        <w:rFonts w:hint="default" w:ascii="Courier New" w:hAnsi="Courier New"/>
      </w:rPr>
    </w:lvl>
    <w:lvl w:ilvl="2" w:tplc="349E1D98">
      <w:start w:val="1"/>
      <w:numFmt w:val="bullet"/>
      <w:lvlText w:val=""/>
      <w:lvlJc w:val="left"/>
      <w:pPr>
        <w:ind w:left="2160" w:hanging="360"/>
      </w:pPr>
      <w:rPr>
        <w:rFonts w:hint="default" w:ascii="Wingdings" w:hAnsi="Wingdings"/>
      </w:rPr>
    </w:lvl>
    <w:lvl w:ilvl="3" w:tplc="A1248E66">
      <w:start w:val="1"/>
      <w:numFmt w:val="bullet"/>
      <w:lvlText w:val=""/>
      <w:lvlJc w:val="left"/>
      <w:pPr>
        <w:ind w:left="2880" w:hanging="360"/>
      </w:pPr>
      <w:rPr>
        <w:rFonts w:hint="default" w:ascii="Symbol" w:hAnsi="Symbol"/>
      </w:rPr>
    </w:lvl>
    <w:lvl w:ilvl="4" w:tplc="74041772">
      <w:start w:val="1"/>
      <w:numFmt w:val="bullet"/>
      <w:lvlText w:val="o"/>
      <w:lvlJc w:val="left"/>
      <w:pPr>
        <w:ind w:left="3600" w:hanging="360"/>
      </w:pPr>
      <w:rPr>
        <w:rFonts w:hint="default" w:ascii="Courier New" w:hAnsi="Courier New"/>
      </w:rPr>
    </w:lvl>
    <w:lvl w:ilvl="5" w:tplc="B1A82DEC">
      <w:start w:val="1"/>
      <w:numFmt w:val="bullet"/>
      <w:lvlText w:val=""/>
      <w:lvlJc w:val="left"/>
      <w:pPr>
        <w:ind w:left="4320" w:hanging="360"/>
      </w:pPr>
      <w:rPr>
        <w:rFonts w:hint="default" w:ascii="Wingdings" w:hAnsi="Wingdings"/>
      </w:rPr>
    </w:lvl>
    <w:lvl w:ilvl="6" w:tplc="1DD844AE">
      <w:start w:val="1"/>
      <w:numFmt w:val="bullet"/>
      <w:lvlText w:val=""/>
      <w:lvlJc w:val="left"/>
      <w:pPr>
        <w:ind w:left="5040" w:hanging="360"/>
      </w:pPr>
      <w:rPr>
        <w:rFonts w:hint="default" w:ascii="Symbol" w:hAnsi="Symbol"/>
      </w:rPr>
    </w:lvl>
    <w:lvl w:ilvl="7" w:tplc="1F068752">
      <w:start w:val="1"/>
      <w:numFmt w:val="bullet"/>
      <w:lvlText w:val="o"/>
      <w:lvlJc w:val="left"/>
      <w:pPr>
        <w:ind w:left="5760" w:hanging="360"/>
      </w:pPr>
      <w:rPr>
        <w:rFonts w:hint="default" w:ascii="Courier New" w:hAnsi="Courier New"/>
      </w:rPr>
    </w:lvl>
    <w:lvl w:ilvl="8" w:tplc="BE14AD50">
      <w:start w:val="1"/>
      <w:numFmt w:val="bullet"/>
      <w:lvlText w:val=""/>
      <w:lvlJc w:val="left"/>
      <w:pPr>
        <w:ind w:left="6480" w:hanging="360"/>
      </w:pPr>
      <w:rPr>
        <w:rFonts w:hint="default" w:ascii="Wingdings" w:hAnsi="Wingdings"/>
      </w:rPr>
    </w:lvl>
  </w:abstractNum>
  <w:abstractNum w:abstractNumId="78" w15:restartNumberingAfterBreak="0">
    <w:nsid w:val="57CE342C"/>
    <w:multiLevelType w:val="multilevel"/>
    <w:tmpl w:val="4D8A0628"/>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5B4A13"/>
    <w:multiLevelType w:val="multilevel"/>
    <w:tmpl w:val="23944F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0" w15:restartNumberingAfterBreak="0">
    <w:nsid w:val="5AE41966"/>
    <w:multiLevelType w:val="hybridMultilevel"/>
    <w:tmpl w:val="843A2D72"/>
    <w:lvl w:ilvl="0" w:tplc="8500DE20">
      <w:numFmt w:val="bullet"/>
      <w:pStyle w:val="Bullets1"/>
      <w:lvlText w:val="•"/>
      <w:lvlJc w:val="left"/>
      <w:pPr>
        <w:ind w:left="717" w:hanging="360"/>
      </w:pPr>
      <w:rPr>
        <w:rFonts w:hint="default" w:ascii="Tahoma" w:hAnsi="Tahoma" w:eastAsia="Times New Roman" w:cs="Tahoma"/>
      </w:rPr>
    </w:lvl>
    <w:lvl w:ilvl="1" w:tplc="04080003">
      <w:start w:val="1"/>
      <w:numFmt w:val="bullet"/>
      <w:lvlText w:val="o"/>
      <w:lvlJc w:val="left"/>
      <w:pPr>
        <w:ind w:left="1797" w:hanging="360"/>
      </w:pPr>
      <w:rPr>
        <w:rFonts w:hint="default" w:ascii="Courier New" w:hAnsi="Courier New" w:cs="Courier New"/>
      </w:rPr>
    </w:lvl>
    <w:lvl w:ilvl="2" w:tplc="04080005">
      <w:start w:val="1"/>
      <w:numFmt w:val="bullet"/>
      <w:lvlText w:val=""/>
      <w:lvlJc w:val="left"/>
      <w:pPr>
        <w:ind w:left="2517" w:hanging="360"/>
      </w:pPr>
      <w:rPr>
        <w:rFonts w:hint="default" w:ascii="Wingdings" w:hAnsi="Wingdings"/>
      </w:rPr>
    </w:lvl>
    <w:lvl w:ilvl="3" w:tplc="E41C8D72">
      <w:numFmt w:val="bullet"/>
      <w:lvlText w:val="–"/>
      <w:lvlJc w:val="left"/>
      <w:pPr>
        <w:ind w:left="3237" w:hanging="360"/>
      </w:pPr>
      <w:rPr>
        <w:rFonts w:hint="default" w:ascii="Tahoma" w:hAnsi="Tahoma" w:eastAsia="Times New Roman" w:cs="Tahoma"/>
      </w:rPr>
    </w:lvl>
    <w:lvl w:ilvl="4" w:tplc="04080003" w:tentative="1">
      <w:start w:val="1"/>
      <w:numFmt w:val="bullet"/>
      <w:lvlText w:val="o"/>
      <w:lvlJc w:val="left"/>
      <w:pPr>
        <w:ind w:left="3957" w:hanging="360"/>
      </w:pPr>
      <w:rPr>
        <w:rFonts w:hint="default" w:ascii="Courier New" w:hAnsi="Courier New" w:cs="Courier New"/>
      </w:rPr>
    </w:lvl>
    <w:lvl w:ilvl="5" w:tplc="04080005" w:tentative="1">
      <w:start w:val="1"/>
      <w:numFmt w:val="bullet"/>
      <w:lvlText w:val=""/>
      <w:lvlJc w:val="left"/>
      <w:pPr>
        <w:ind w:left="4677" w:hanging="360"/>
      </w:pPr>
      <w:rPr>
        <w:rFonts w:hint="default" w:ascii="Wingdings" w:hAnsi="Wingdings"/>
      </w:rPr>
    </w:lvl>
    <w:lvl w:ilvl="6" w:tplc="04080001" w:tentative="1">
      <w:start w:val="1"/>
      <w:numFmt w:val="bullet"/>
      <w:lvlText w:val=""/>
      <w:lvlJc w:val="left"/>
      <w:pPr>
        <w:ind w:left="5397" w:hanging="360"/>
      </w:pPr>
      <w:rPr>
        <w:rFonts w:hint="default" w:ascii="Symbol" w:hAnsi="Symbol"/>
      </w:rPr>
    </w:lvl>
    <w:lvl w:ilvl="7" w:tplc="04080003" w:tentative="1">
      <w:start w:val="1"/>
      <w:numFmt w:val="bullet"/>
      <w:lvlText w:val="o"/>
      <w:lvlJc w:val="left"/>
      <w:pPr>
        <w:ind w:left="6117" w:hanging="360"/>
      </w:pPr>
      <w:rPr>
        <w:rFonts w:hint="default" w:ascii="Courier New" w:hAnsi="Courier New" w:cs="Courier New"/>
      </w:rPr>
    </w:lvl>
    <w:lvl w:ilvl="8" w:tplc="04080005" w:tentative="1">
      <w:start w:val="1"/>
      <w:numFmt w:val="bullet"/>
      <w:lvlText w:val=""/>
      <w:lvlJc w:val="left"/>
      <w:pPr>
        <w:ind w:left="6837" w:hanging="360"/>
      </w:pPr>
      <w:rPr>
        <w:rFonts w:hint="default" w:ascii="Wingdings" w:hAnsi="Wingdings"/>
      </w:rPr>
    </w:lvl>
  </w:abstractNum>
  <w:abstractNum w:abstractNumId="81" w15:restartNumberingAfterBreak="0">
    <w:nsid w:val="5B311E2A"/>
    <w:multiLevelType w:val="hybridMultilevel"/>
    <w:tmpl w:val="B0206A2A"/>
    <w:lvl w:ilvl="0" w:tplc="04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2" w15:restartNumberingAfterBreak="0">
    <w:nsid w:val="5C086BFC"/>
    <w:multiLevelType w:val="multilevel"/>
    <w:tmpl w:val="BF7A4B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3" w15:restartNumberingAfterBreak="0">
    <w:nsid w:val="5C6C58D3"/>
    <w:multiLevelType w:val="multilevel"/>
    <w:tmpl w:val="E16A1A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4" w15:restartNumberingAfterBreak="0">
    <w:nsid w:val="5D223AA5"/>
    <w:multiLevelType w:val="multilevel"/>
    <w:tmpl w:val="02025E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5" w15:restartNumberingAfterBreak="0">
    <w:nsid w:val="5D500967"/>
    <w:multiLevelType w:val="multilevel"/>
    <w:tmpl w:val="D408C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D209E3"/>
    <w:multiLevelType w:val="multilevel"/>
    <w:tmpl w:val="D270B5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7" w15:restartNumberingAfterBreak="0">
    <w:nsid w:val="63120126"/>
    <w:multiLevelType w:val="hybridMultilevel"/>
    <w:tmpl w:val="E608556A"/>
    <w:lvl w:ilvl="0" w:tplc="225215D4">
      <w:numFmt w:val="bullet"/>
      <w:lvlText w:val="•"/>
      <w:lvlJc w:val="left"/>
      <w:pPr>
        <w:ind w:left="720" w:hanging="360"/>
      </w:pPr>
      <w:rPr>
        <w:rFonts w:hint="default" w:ascii="Tahoma" w:hAnsi="Tahoma" w:eastAsia="Times New Roman" w:cs="Tahom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88" w15:restartNumberingAfterBreak="0">
    <w:nsid w:val="644F6581"/>
    <w:multiLevelType w:val="multilevel"/>
    <w:tmpl w:val="C44044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9" w15:restartNumberingAfterBreak="0">
    <w:nsid w:val="6A5A5278"/>
    <w:multiLevelType w:val="multilevel"/>
    <w:tmpl w:val="B42EEA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0" w15:restartNumberingAfterBreak="0">
    <w:nsid w:val="6C7F13F2"/>
    <w:multiLevelType w:val="multilevel"/>
    <w:tmpl w:val="B574A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1" w15:restartNumberingAfterBreak="0">
    <w:nsid w:val="6E127A7B"/>
    <w:multiLevelType w:val="multilevel"/>
    <w:tmpl w:val="42B0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7512A2"/>
    <w:multiLevelType w:val="multilevel"/>
    <w:tmpl w:val="2C38BC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3" w15:restartNumberingAfterBreak="0">
    <w:nsid w:val="745B1635"/>
    <w:multiLevelType w:val="multilevel"/>
    <w:tmpl w:val="B42EEA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4" w15:restartNumberingAfterBreak="0">
    <w:nsid w:val="759F2141"/>
    <w:multiLevelType w:val="hybridMultilevel"/>
    <w:tmpl w:val="EF2899A2"/>
    <w:lvl w:ilvl="0" w:tplc="65FE19B4">
      <w:start w:val="1"/>
      <w:numFmt w:val="decimal"/>
      <w:pStyle w:val="Enum10"/>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5" w15:restartNumberingAfterBreak="0">
    <w:nsid w:val="7713596E"/>
    <w:multiLevelType w:val="multilevel"/>
    <w:tmpl w:val="54C6C2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6" w15:restartNumberingAfterBreak="0">
    <w:nsid w:val="772A60C9"/>
    <w:multiLevelType w:val="multilevel"/>
    <w:tmpl w:val="B09CF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6D598D"/>
    <w:multiLevelType w:val="multilevel"/>
    <w:tmpl w:val="93A805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8" w15:restartNumberingAfterBreak="0">
    <w:nsid w:val="79DC408C"/>
    <w:multiLevelType w:val="hybridMultilevel"/>
    <w:tmpl w:val="D52449AA"/>
    <w:lvl w:ilvl="0" w:tplc="792275BC">
      <w:start w:val="1"/>
      <w:numFmt w:val="lowerLetter"/>
      <w:pStyle w:val="Enum2a"/>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9" w15:restartNumberingAfterBreak="0">
    <w:nsid w:val="7A281FDA"/>
    <w:multiLevelType w:val="multilevel"/>
    <w:tmpl w:val="5AD4F5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0" w15:restartNumberingAfterBreak="0">
    <w:nsid w:val="7B0E23D8"/>
    <w:multiLevelType w:val="multilevel"/>
    <w:tmpl w:val="79D2FE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FB799E"/>
    <w:multiLevelType w:val="multilevel"/>
    <w:tmpl w:val="068A3A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2" w15:restartNumberingAfterBreak="0">
    <w:nsid w:val="7DE75A73"/>
    <w:multiLevelType w:val="hybridMultilevel"/>
    <w:tmpl w:val="123629DA"/>
    <w:lvl w:ilvl="0" w:tplc="D8CC9AF4">
      <w:start w:val="2012"/>
      <w:numFmt w:val="bullet"/>
      <w:pStyle w:val="Bullets1inTable-"/>
      <w:lvlText w:val="-"/>
      <w:lvlJc w:val="left"/>
      <w:pPr>
        <w:ind w:left="360" w:hanging="360"/>
      </w:pPr>
      <w:rPr>
        <w:rFonts w:hint="default" w:ascii="Segoe UI" w:hAnsi="Segoe UI" w:cs="Segoe UI" w:eastAsiaTheme="minorEastAsia"/>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03" w15:restartNumberingAfterBreak="0">
    <w:nsid w:val="7E816110"/>
    <w:multiLevelType w:val="multilevel"/>
    <w:tmpl w:val="B42EEAA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4" w15:restartNumberingAfterBreak="0">
    <w:nsid w:val="7F43749F"/>
    <w:multiLevelType w:val="hybridMultilevel"/>
    <w:tmpl w:val="7EBA1834"/>
    <w:lvl w:ilvl="0" w:tplc="B4D858DC">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05" w15:restartNumberingAfterBreak="0">
    <w:nsid w:val="7FA53A10"/>
    <w:multiLevelType w:val="multilevel"/>
    <w:tmpl w:val="8B862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0"/>
  </w:num>
  <w:num w:numId="2">
    <w:abstractNumId w:val="33"/>
  </w:num>
  <w:num w:numId="3">
    <w:abstractNumId w:val="16"/>
  </w:num>
  <w:num w:numId="4">
    <w:abstractNumId w:val="59"/>
  </w:num>
  <w:num w:numId="5">
    <w:abstractNumId w:val="69"/>
  </w:num>
  <w:num w:numId="6">
    <w:abstractNumId w:val="18"/>
  </w:num>
  <w:num w:numId="7">
    <w:abstractNumId w:val="3"/>
  </w:num>
  <w:num w:numId="8">
    <w:abstractNumId w:val="80"/>
  </w:num>
  <w:num w:numId="9">
    <w:abstractNumId w:val="68"/>
  </w:num>
  <w:num w:numId="10">
    <w:abstractNumId w:val="37"/>
  </w:num>
  <w:num w:numId="11">
    <w:abstractNumId w:val="53"/>
  </w:num>
  <w:num w:numId="12">
    <w:abstractNumId w:val="10"/>
  </w:num>
  <w:num w:numId="13">
    <w:abstractNumId w:val="42"/>
  </w:num>
  <w:num w:numId="14">
    <w:abstractNumId w:val="60"/>
  </w:num>
  <w:num w:numId="15">
    <w:abstractNumId w:val="102"/>
  </w:num>
  <w:num w:numId="16">
    <w:abstractNumId w:val="38"/>
  </w:num>
  <w:num w:numId="17">
    <w:abstractNumId w:val="94"/>
  </w:num>
  <w:num w:numId="18">
    <w:abstractNumId w:val="98"/>
  </w:num>
  <w:num w:numId="19">
    <w:abstractNumId w:val="87"/>
  </w:num>
  <w:num w:numId="20">
    <w:abstractNumId w:val="54"/>
  </w:num>
  <w:num w:numId="21">
    <w:abstractNumId w:val="19"/>
  </w:num>
  <w:num w:numId="22">
    <w:abstractNumId w:val="51"/>
  </w:num>
  <w:num w:numId="23">
    <w:abstractNumId w:val="4"/>
  </w:num>
  <w:num w:numId="24">
    <w:abstractNumId w:val="63"/>
  </w:num>
  <w:num w:numId="25">
    <w:abstractNumId w:val="75"/>
  </w:num>
  <w:num w:numId="26">
    <w:abstractNumId w:val="26"/>
  </w:num>
  <w:num w:numId="27">
    <w:abstractNumId w:val="48"/>
  </w:num>
  <w:num w:numId="28">
    <w:abstractNumId w:val="81"/>
  </w:num>
  <w:num w:numId="29">
    <w:abstractNumId w:val="6"/>
  </w:num>
  <w:num w:numId="30">
    <w:abstractNumId w:val="101"/>
  </w:num>
  <w:num w:numId="31">
    <w:abstractNumId w:val="91"/>
  </w:num>
  <w:num w:numId="32">
    <w:abstractNumId w:val="32"/>
  </w:num>
  <w:num w:numId="33">
    <w:abstractNumId w:val="77"/>
  </w:num>
  <w:num w:numId="34">
    <w:abstractNumId w:val="45"/>
  </w:num>
  <w:num w:numId="35">
    <w:abstractNumId w:val="55"/>
  </w:num>
  <w:num w:numId="36">
    <w:abstractNumId w:val="96"/>
  </w:num>
  <w:num w:numId="37">
    <w:abstractNumId w:val="29"/>
  </w:num>
  <w:num w:numId="38">
    <w:abstractNumId w:val="100"/>
  </w:num>
  <w:num w:numId="39">
    <w:abstractNumId w:val="24"/>
  </w:num>
  <w:num w:numId="40">
    <w:abstractNumId w:val="23"/>
  </w:num>
  <w:num w:numId="41">
    <w:abstractNumId w:val="71"/>
  </w:num>
  <w:num w:numId="42">
    <w:abstractNumId w:val="47"/>
  </w:num>
  <w:num w:numId="43">
    <w:abstractNumId w:val="99"/>
  </w:num>
  <w:num w:numId="44">
    <w:abstractNumId w:val="79"/>
  </w:num>
  <w:num w:numId="45">
    <w:abstractNumId w:val="85"/>
  </w:num>
  <w:num w:numId="46">
    <w:abstractNumId w:val="15"/>
  </w:num>
  <w:num w:numId="47">
    <w:abstractNumId w:val="83"/>
  </w:num>
  <w:num w:numId="48">
    <w:abstractNumId w:val="72"/>
  </w:num>
  <w:num w:numId="49">
    <w:abstractNumId w:val="21"/>
  </w:num>
  <w:num w:numId="50">
    <w:abstractNumId w:val="92"/>
  </w:num>
  <w:num w:numId="51">
    <w:abstractNumId w:val="8"/>
  </w:num>
  <w:num w:numId="52">
    <w:abstractNumId w:val="5"/>
  </w:num>
  <w:num w:numId="53">
    <w:abstractNumId w:val="34"/>
  </w:num>
  <w:num w:numId="54">
    <w:abstractNumId w:val="41"/>
  </w:num>
  <w:num w:numId="55">
    <w:abstractNumId w:val="43"/>
  </w:num>
  <w:num w:numId="56">
    <w:abstractNumId w:val="46"/>
  </w:num>
  <w:num w:numId="57">
    <w:abstractNumId w:val="22"/>
  </w:num>
  <w:num w:numId="58">
    <w:abstractNumId w:val="13"/>
  </w:num>
  <w:num w:numId="59">
    <w:abstractNumId w:val="7"/>
  </w:num>
  <w:num w:numId="60">
    <w:abstractNumId w:val="28"/>
  </w:num>
  <w:num w:numId="61">
    <w:abstractNumId w:val="73"/>
  </w:num>
  <w:num w:numId="62">
    <w:abstractNumId w:val="90"/>
  </w:num>
  <w:num w:numId="63">
    <w:abstractNumId w:val="9"/>
  </w:num>
  <w:num w:numId="64">
    <w:abstractNumId w:val="27"/>
  </w:num>
  <w:num w:numId="65">
    <w:abstractNumId w:val="52"/>
  </w:num>
  <w:num w:numId="66">
    <w:abstractNumId w:val="86"/>
  </w:num>
  <w:num w:numId="67">
    <w:abstractNumId w:val="95"/>
  </w:num>
  <w:num w:numId="68">
    <w:abstractNumId w:val="12"/>
  </w:num>
  <w:num w:numId="69">
    <w:abstractNumId w:val="70"/>
  </w:num>
  <w:num w:numId="70">
    <w:abstractNumId w:val="1"/>
  </w:num>
  <w:num w:numId="71">
    <w:abstractNumId w:val="49"/>
  </w:num>
  <w:num w:numId="72">
    <w:abstractNumId w:val="35"/>
  </w:num>
  <w:num w:numId="73">
    <w:abstractNumId w:val="74"/>
  </w:num>
  <w:num w:numId="74">
    <w:abstractNumId w:val="97"/>
  </w:num>
  <w:num w:numId="75">
    <w:abstractNumId w:val="11"/>
  </w:num>
  <w:num w:numId="76">
    <w:abstractNumId w:val="62"/>
  </w:num>
  <w:num w:numId="77">
    <w:abstractNumId w:val="57"/>
  </w:num>
  <w:num w:numId="78">
    <w:abstractNumId w:val="82"/>
  </w:num>
  <w:num w:numId="79">
    <w:abstractNumId w:val="25"/>
  </w:num>
  <w:num w:numId="80">
    <w:abstractNumId w:val="67"/>
  </w:num>
  <w:num w:numId="81">
    <w:abstractNumId w:val="84"/>
  </w:num>
  <w:num w:numId="82">
    <w:abstractNumId w:val="88"/>
  </w:num>
  <w:num w:numId="83">
    <w:abstractNumId w:val="31"/>
  </w:num>
  <w:num w:numId="84">
    <w:abstractNumId w:val="104"/>
  </w:num>
  <w:num w:numId="85">
    <w:abstractNumId w:val="39"/>
  </w:num>
  <w:num w:numId="86">
    <w:abstractNumId w:val="64"/>
  </w:num>
  <w:num w:numId="87">
    <w:abstractNumId w:val="105"/>
  </w:num>
  <w:num w:numId="88">
    <w:abstractNumId w:val="36"/>
  </w:num>
  <w:num w:numId="89">
    <w:abstractNumId w:val="66"/>
  </w:num>
  <w:num w:numId="90">
    <w:abstractNumId w:val="50"/>
  </w:num>
  <w:num w:numId="91">
    <w:abstractNumId w:val="17"/>
  </w:num>
  <w:num w:numId="92">
    <w:abstractNumId w:val="2"/>
  </w:num>
  <w:num w:numId="93">
    <w:abstractNumId w:val="40"/>
  </w:num>
  <w:num w:numId="94">
    <w:abstractNumId w:val="30"/>
  </w:num>
  <w:num w:numId="95">
    <w:abstractNumId w:val="56"/>
  </w:num>
  <w:num w:numId="96">
    <w:abstractNumId w:val="61"/>
  </w:num>
  <w:num w:numId="97">
    <w:abstractNumId w:val="76"/>
  </w:num>
  <w:num w:numId="98">
    <w:abstractNumId w:val="44"/>
  </w:num>
  <w:num w:numId="99">
    <w:abstractNumId w:val="89"/>
  </w:num>
  <w:num w:numId="100">
    <w:abstractNumId w:val="103"/>
  </w:num>
  <w:num w:numId="101">
    <w:abstractNumId w:val="58"/>
  </w:num>
  <w:num w:numId="102">
    <w:abstractNumId w:val="20"/>
  </w:num>
  <w:num w:numId="103">
    <w:abstractNumId w:val="93"/>
  </w:num>
  <w:num w:numId="104">
    <w:abstractNumId w:val="78"/>
  </w:num>
  <w:num w:numId="105">
    <w:abstractNumId w:val="65"/>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soumaka Erasmia">
    <w15:presenceInfo w15:providerId="AD" w15:userId="S::TsoumakaE@unisystems.gr::d098da7a-1a05-4f9f-8b96-af2b406301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90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D4D"/>
    <w:rsid w:val="000008FF"/>
    <w:rsid w:val="00000FB6"/>
    <w:rsid w:val="000013C4"/>
    <w:rsid w:val="00002A84"/>
    <w:rsid w:val="00002DFD"/>
    <w:rsid w:val="00003578"/>
    <w:rsid w:val="00004F1D"/>
    <w:rsid w:val="000077A0"/>
    <w:rsid w:val="00007E9F"/>
    <w:rsid w:val="000100BF"/>
    <w:rsid w:val="00010899"/>
    <w:rsid w:val="00013C3F"/>
    <w:rsid w:val="00013DA1"/>
    <w:rsid w:val="00015D7B"/>
    <w:rsid w:val="0001764D"/>
    <w:rsid w:val="00017EDE"/>
    <w:rsid w:val="00021B32"/>
    <w:rsid w:val="00024A47"/>
    <w:rsid w:val="0002601F"/>
    <w:rsid w:val="00026B43"/>
    <w:rsid w:val="00026F73"/>
    <w:rsid w:val="00031121"/>
    <w:rsid w:val="00032047"/>
    <w:rsid w:val="00032840"/>
    <w:rsid w:val="000359C8"/>
    <w:rsid w:val="00036110"/>
    <w:rsid w:val="00040BAD"/>
    <w:rsid w:val="0004218D"/>
    <w:rsid w:val="000455EB"/>
    <w:rsid w:val="000458D7"/>
    <w:rsid w:val="00045ED2"/>
    <w:rsid w:val="000519A5"/>
    <w:rsid w:val="00051A20"/>
    <w:rsid w:val="000524DD"/>
    <w:rsid w:val="00056379"/>
    <w:rsid w:val="00056499"/>
    <w:rsid w:val="0005682C"/>
    <w:rsid w:val="000611A5"/>
    <w:rsid w:val="00061600"/>
    <w:rsid w:val="0006291C"/>
    <w:rsid w:val="000640BD"/>
    <w:rsid w:val="00064134"/>
    <w:rsid w:val="00065531"/>
    <w:rsid w:val="000663C1"/>
    <w:rsid w:val="00066C76"/>
    <w:rsid w:val="00070A42"/>
    <w:rsid w:val="0007139F"/>
    <w:rsid w:val="00071612"/>
    <w:rsid w:val="00071F90"/>
    <w:rsid w:val="00075ADB"/>
    <w:rsid w:val="00077CDC"/>
    <w:rsid w:val="000806BC"/>
    <w:rsid w:val="00081383"/>
    <w:rsid w:val="00083165"/>
    <w:rsid w:val="000844CE"/>
    <w:rsid w:val="00084C7D"/>
    <w:rsid w:val="00084E48"/>
    <w:rsid w:val="00085A9F"/>
    <w:rsid w:val="00086826"/>
    <w:rsid w:val="00086B92"/>
    <w:rsid w:val="00091936"/>
    <w:rsid w:val="00091C80"/>
    <w:rsid w:val="00095706"/>
    <w:rsid w:val="000964CE"/>
    <w:rsid w:val="000A00C8"/>
    <w:rsid w:val="000A10E9"/>
    <w:rsid w:val="000A2063"/>
    <w:rsid w:val="000A5A0A"/>
    <w:rsid w:val="000A608E"/>
    <w:rsid w:val="000A68EB"/>
    <w:rsid w:val="000B74DB"/>
    <w:rsid w:val="000B79C8"/>
    <w:rsid w:val="000C0187"/>
    <w:rsid w:val="000C1EC4"/>
    <w:rsid w:val="000C1F55"/>
    <w:rsid w:val="000C2FF9"/>
    <w:rsid w:val="000C313D"/>
    <w:rsid w:val="000C4D0E"/>
    <w:rsid w:val="000C635D"/>
    <w:rsid w:val="000C659E"/>
    <w:rsid w:val="000C6F3F"/>
    <w:rsid w:val="000C6F94"/>
    <w:rsid w:val="000D14D7"/>
    <w:rsid w:val="000D2B0C"/>
    <w:rsid w:val="000D3D41"/>
    <w:rsid w:val="000D5AA7"/>
    <w:rsid w:val="000D62AA"/>
    <w:rsid w:val="000D6E17"/>
    <w:rsid w:val="000D71AC"/>
    <w:rsid w:val="000D76FB"/>
    <w:rsid w:val="000E0921"/>
    <w:rsid w:val="000E0B28"/>
    <w:rsid w:val="000E10D9"/>
    <w:rsid w:val="000E1762"/>
    <w:rsid w:val="000E2AE5"/>
    <w:rsid w:val="000E45B5"/>
    <w:rsid w:val="000E51A9"/>
    <w:rsid w:val="000E69BF"/>
    <w:rsid w:val="000E7CAD"/>
    <w:rsid w:val="000F29DF"/>
    <w:rsid w:val="000F38AA"/>
    <w:rsid w:val="000F3FC5"/>
    <w:rsid w:val="000F6555"/>
    <w:rsid w:val="000F677F"/>
    <w:rsid w:val="000F6B6C"/>
    <w:rsid w:val="00100E16"/>
    <w:rsid w:val="00104867"/>
    <w:rsid w:val="001048C6"/>
    <w:rsid w:val="00104F8C"/>
    <w:rsid w:val="0010534A"/>
    <w:rsid w:val="00107327"/>
    <w:rsid w:val="001100AC"/>
    <w:rsid w:val="00110D3B"/>
    <w:rsid w:val="001117BB"/>
    <w:rsid w:val="00115C7F"/>
    <w:rsid w:val="00116AA0"/>
    <w:rsid w:val="001178AA"/>
    <w:rsid w:val="0012040B"/>
    <w:rsid w:val="001204D2"/>
    <w:rsid w:val="00125522"/>
    <w:rsid w:val="001259E3"/>
    <w:rsid w:val="00125DB5"/>
    <w:rsid w:val="0013128B"/>
    <w:rsid w:val="00131929"/>
    <w:rsid w:val="001333D0"/>
    <w:rsid w:val="00133A12"/>
    <w:rsid w:val="00140151"/>
    <w:rsid w:val="001410B6"/>
    <w:rsid w:val="00142F44"/>
    <w:rsid w:val="00147083"/>
    <w:rsid w:val="0015057F"/>
    <w:rsid w:val="001514DA"/>
    <w:rsid w:val="001517C3"/>
    <w:rsid w:val="00152A00"/>
    <w:rsid w:val="00152AB8"/>
    <w:rsid w:val="00153077"/>
    <w:rsid w:val="0015395E"/>
    <w:rsid w:val="001540E1"/>
    <w:rsid w:val="001551AE"/>
    <w:rsid w:val="00156155"/>
    <w:rsid w:val="001573D2"/>
    <w:rsid w:val="00157C53"/>
    <w:rsid w:val="001603A8"/>
    <w:rsid w:val="001614A0"/>
    <w:rsid w:val="00161E3D"/>
    <w:rsid w:val="00162388"/>
    <w:rsid w:val="00165583"/>
    <w:rsid w:val="001700E5"/>
    <w:rsid w:val="00171CF1"/>
    <w:rsid w:val="00172730"/>
    <w:rsid w:val="00173FB3"/>
    <w:rsid w:val="00175FD4"/>
    <w:rsid w:val="00176196"/>
    <w:rsid w:val="0018043D"/>
    <w:rsid w:val="001812F1"/>
    <w:rsid w:val="00182384"/>
    <w:rsid w:val="00182A65"/>
    <w:rsid w:val="00183BC3"/>
    <w:rsid w:val="00185872"/>
    <w:rsid w:val="00187FD8"/>
    <w:rsid w:val="00190A2B"/>
    <w:rsid w:val="00191FEE"/>
    <w:rsid w:val="00195290"/>
    <w:rsid w:val="00195516"/>
    <w:rsid w:val="00195858"/>
    <w:rsid w:val="00197BDF"/>
    <w:rsid w:val="001A0417"/>
    <w:rsid w:val="001A68D4"/>
    <w:rsid w:val="001B012A"/>
    <w:rsid w:val="001B05A0"/>
    <w:rsid w:val="001B32D7"/>
    <w:rsid w:val="001B3B87"/>
    <w:rsid w:val="001B3F55"/>
    <w:rsid w:val="001B5EC1"/>
    <w:rsid w:val="001B7508"/>
    <w:rsid w:val="001B7D33"/>
    <w:rsid w:val="001B7FA2"/>
    <w:rsid w:val="001C10F5"/>
    <w:rsid w:val="001C3504"/>
    <w:rsid w:val="001C63C3"/>
    <w:rsid w:val="001C64BF"/>
    <w:rsid w:val="001C75B3"/>
    <w:rsid w:val="001D1D36"/>
    <w:rsid w:val="001D3379"/>
    <w:rsid w:val="001D4824"/>
    <w:rsid w:val="001D69DE"/>
    <w:rsid w:val="001D7BA8"/>
    <w:rsid w:val="001E0291"/>
    <w:rsid w:val="001E0298"/>
    <w:rsid w:val="001E0CA0"/>
    <w:rsid w:val="001E17B8"/>
    <w:rsid w:val="001F345D"/>
    <w:rsid w:val="001F496D"/>
    <w:rsid w:val="001F4BC5"/>
    <w:rsid w:val="001F796E"/>
    <w:rsid w:val="002011B4"/>
    <w:rsid w:val="00207075"/>
    <w:rsid w:val="0020724E"/>
    <w:rsid w:val="0021014A"/>
    <w:rsid w:val="002107CC"/>
    <w:rsid w:val="00212155"/>
    <w:rsid w:val="00213243"/>
    <w:rsid w:val="0021364B"/>
    <w:rsid w:val="00222DC8"/>
    <w:rsid w:val="002246D4"/>
    <w:rsid w:val="00226844"/>
    <w:rsid w:val="0022701E"/>
    <w:rsid w:val="00227BF3"/>
    <w:rsid w:val="00231352"/>
    <w:rsid w:val="0023135D"/>
    <w:rsid w:val="00233629"/>
    <w:rsid w:val="00233DA0"/>
    <w:rsid w:val="00235651"/>
    <w:rsid w:val="002376F4"/>
    <w:rsid w:val="00237B5C"/>
    <w:rsid w:val="00237DD7"/>
    <w:rsid w:val="0024385A"/>
    <w:rsid w:val="00245F9B"/>
    <w:rsid w:val="00246D66"/>
    <w:rsid w:val="002475AE"/>
    <w:rsid w:val="00250D7E"/>
    <w:rsid w:val="0025191A"/>
    <w:rsid w:val="00253349"/>
    <w:rsid w:val="00256D0F"/>
    <w:rsid w:val="00261ADD"/>
    <w:rsid w:val="0026396A"/>
    <w:rsid w:val="0026434C"/>
    <w:rsid w:val="002651C0"/>
    <w:rsid w:val="00265DA0"/>
    <w:rsid w:val="00267B80"/>
    <w:rsid w:val="002701F4"/>
    <w:rsid w:val="002707D1"/>
    <w:rsid w:val="00271AB7"/>
    <w:rsid w:val="002724B9"/>
    <w:rsid w:val="0027298E"/>
    <w:rsid w:val="0027527A"/>
    <w:rsid w:val="0027680F"/>
    <w:rsid w:val="002775A6"/>
    <w:rsid w:val="00277B89"/>
    <w:rsid w:val="00283633"/>
    <w:rsid w:val="00284B6E"/>
    <w:rsid w:val="00290E79"/>
    <w:rsid w:val="002914DA"/>
    <w:rsid w:val="002919C4"/>
    <w:rsid w:val="002934C1"/>
    <w:rsid w:val="00295FD9"/>
    <w:rsid w:val="002A19E0"/>
    <w:rsid w:val="002A1F2D"/>
    <w:rsid w:val="002A2AB2"/>
    <w:rsid w:val="002A2CCC"/>
    <w:rsid w:val="002A4D53"/>
    <w:rsid w:val="002A5F4F"/>
    <w:rsid w:val="002B03BE"/>
    <w:rsid w:val="002B0B94"/>
    <w:rsid w:val="002B0DC8"/>
    <w:rsid w:val="002B1AB4"/>
    <w:rsid w:val="002B22A3"/>
    <w:rsid w:val="002B2841"/>
    <w:rsid w:val="002B6977"/>
    <w:rsid w:val="002B7953"/>
    <w:rsid w:val="002C0800"/>
    <w:rsid w:val="002C1559"/>
    <w:rsid w:val="002C187A"/>
    <w:rsid w:val="002C18EF"/>
    <w:rsid w:val="002C1C17"/>
    <w:rsid w:val="002C3B6D"/>
    <w:rsid w:val="002C4C87"/>
    <w:rsid w:val="002C5B32"/>
    <w:rsid w:val="002D086C"/>
    <w:rsid w:val="002D1768"/>
    <w:rsid w:val="002D3057"/>
    <w:rsid w:val="002D5418"/>
    <w:rsid w:val="002D5D0F"/>
    <w:rsid w:val="002D6B7A"/>
    <w:rsid w:val="002E0317"/>
    <w:rsid w:val="002E5111"/>
    <w:rsid w:val="002E5275"/>
    <w:rsid w:val="002E5BBA"/>
    <w:rsid w:val="002E74B5"/>
    <w:rsid w:val="002F004D"/>
    <w:rsid w:val="002F06DF"/>
    <w:rsid w:val="002F0887"/>
    <w:rsid w:val="003033BE"/>
    <w:rsid w:val="00303BC1"/>
    <w:rsid w:val="003072CB"/>
    <w:rsid w:val="003079B4"/>
    <w:rsid w:val="00310BFD"/>
    <w:rsid w:val="0031404E"/>
    <w:rsid w:val="003149C9"/>
    <w:rsid w:val="003161FD"/>
    <w:rsid w:val="003213CD"/>
    <w:rsid w:val="003221AA"/>
    <w:rsid w:val="00322CC3"/>
    <w:rsid w:val="0032397A"/>
    <w:rsid w:val="00324AAD"/>
    <w:rsid w:val="00325505"/>
    <w:rsid w:val="00327E23"/>
    <w:rsid w:val="00330CDB"/>
    <w:rsid w:val="0033132F"/>
    <w:rsid w:val="0033357A"/>
    <w:rsid w:val="0033505C"/>
    <w:rsid w:val="00341305"/>
    <w:rsid w:val="003431B8"/>
    <w:rsid w:val="00344AA5"/>
    <w:rsid w:val="00345D69"/>
    <w:rsid w:val="00346619"/>
    <w:rsid w:val="00346B93"/>
    <w:rsid w:val="00347C6A"/>
    <w:rsid w:val="00350175"/>
    <w:rsid w:val="003503CB"/>
    <w:rsid w:val="00351896"/>
    <w:rsid w:val="00353C7F"/>
    <w:rsid w:val="00355038"/>
    <w:rsid w:val="003550A9"/>
    <w:rsid w:val="0035738C"/>
    <w:rsid w:val="0036152E"/>
    <w:rsid w:val="00361CD4"/>
    <w:rsid w:val="00362A02"/>
    <w:rsid w:val="00364A37"/>
    <w:rsid w:val="0036607B"/>
    <w:rsid w:val="003665D6"/>
    <w:rsid w:val="003673D3"/>
    <w:rsid w:val="00370D15"/>
    <w:rsid w:val="00372AC7"/>
    <w:rsid w:val="0037418E"/>
    <w:rsid w:val="00375D23"/>
    <w:rsid w:val="00375E79"/>
    <w:rsid w:val="0037609F"/>
    <w:rsid w:val="00382152"/>
    <w:rsid w:val="00382D58"/>
    <w:rsid w:val="00383E84"/>
    <w:rsid w:val="00384DF4"/>
    <w:rsid w:val="00385B36"/>
    <w:rsid w:val="0038680D"/>
    <w:rsid w:val="0038740B"/>
    <w:rsid w:val="00387B77"/>
    <w:rsid w:val="00391624"/>
    <w:rsid w:val="00395026"/>
    <w:rsid w:val="003970E9"/>
    <w:rsid w:val="003971A0"/>
    <w:rsid w:val="003A3885"/>
    <w:rsid w:val="003A5959"/>
    <w:rsid w:val="003A5D98"/>
    <w:rsid w:val="003A6CDB"/>
    <w:rsid w:val="003B05B1"/>
    <w:rsid w:val="003B3418"/>
    <w:rsid w:val="003B5A09"/>
    <w:rsid w:val="003B6595"/>
    <w:rsid w:val="003B6ADC"/>
    <w:rsid w:val="003B736A"/>
    <w:rsid w:val="003C0365"/>
    <w:rsid w:val="003C048C"/>
    <w:rsid w:val="003C1F10"/>
    <w:rsid w:val="003C21DD"/>
    <w:rsid w:val="003C5B64"/>
    <w:rsid w:val="003C65AF"/>
    <w:rsid w:val="003C70BF"/>
    <w:rsid w:val="003D01F7"/>
    <w:rsid w:val="003D0545"/>
    <w:rsid w:val="003D1156"/>
    <w:rsid w:val="003D1591"/>
    <w:rsid w:val="003D35E8"/>
    <w:rsid w:val="003D43E3"/>
    <w:rsid w:val="003D5B3E"/>
    <w:rsid w:val="003D7618"/>
    <w:rsid w:val="003E00EB"/>
    <w:rsid w:val="003E449B"/>
    <w:rsid w:val="003E644C"/>
    <w:rsid w:val="003F1821"/>
    <w:rsid w:val="003F1BD4"/>
    <w:rsid w:val="003F2F28"/>
    <w:rsid w:val="003F2FC4"/>
    <w:rsid w:val="003F3FAE"/>
    <w:rsid w:val="003F56BE"/>
    <w:rsid w:val="003F597C"/>
    <w:rsid w:val="003F7161"/>
    <w:rsid w:val="0040041F"/>
    <w:rsid w:val="00401129"/>
    <w:rsid w:val="0040437F"/>
    <w:rsid w:val="0040494F"/>
    <w:rsid w:val="00406570"/>
    <w:rsid w:val="004075AA"/>
    <w:rsid w:val="00407D5A"/>
    <w:rsid w:val="00412AD8"/>
    <w:rsid w:val="00412E6C"/>
    <w:rsid w:val="004134DF"/>
    <w:rsid w:val="00414244"/>
    <w:rsid w:val="00414A47"/>
    <w:rsid w:val="00414E4C"/>
    <w:rsid w:val="0041506F"/>
    <w:rsid w:val="00416945"/>
    <w:rsid w:val="00416997"/>
    <w:rsid w:val="004179D4"/>
    <w:rsid w:val="004200B5"/>
    <w:rsid w:val="00420911"/>
    <w:rsid w:val="00420B8D"/>
    <w:rsid w:val="00421817"/>
    <w:rsid w:val="00421F9F"/>
    <w:rsid w:val="00425CDD"/>
    <w:rsid w:val="00427152"/>
    <w:rsid w:val="0043074C"/>
    <w:rsid w:val="00435704"/>
    <w:rsid w:val="00437486"/>
    <w:rsid w:val="0044035C"/>
    <w:rsid w:val="004466E5"/>
    <w:rsid w:val="0045060C"/>
    <w:rsid w:val="00450B33"/>
    <w:rsid w:val="00451B80"/>
    <w:rsid w:val="00453B23"/>
    <w:rsid w:val="00453D0A"/>
    <w:rsid w:val="00453FA7"/>
    <w:rsid w:val="0045577F"/>
    <w:rsid w:val="00460A59"/>
    <w:rsid w:val="00461018"/>
    <w:rsid w:val="0046315A"/>
    <w:rsid w:val="00463551"/>
    <w:rsid w:val="00463E2D"/>
    <w:rsid w:val="004650C4"/>
    <w:rsid w:val="00467A37"/>
    <w:rsid w:val="004713A3"/>
    <w:rsid w:val="00472298"/>
    <w:rsid w:val="0047296A"/>
    <w:rsid w:val="00473EA8"/>
    <w:rsid w:val="004764E9"/>
    <w:rsid w:val="004805F9"/>
    <w:rsid w:val="00480866"/>
    <w:rsid w:val="00480A3F"/>
    <w:rsid w:val="004810DD"/>
    <w:rsid w:val="004840C7"/>
    <w:rsid w:val="00486F85"/>
    <w:rsid w:val="0048734A"/>
    <w:rsid w:val="00490C88"/>
    <w:rsid w:val="00491EF4"/>
    <w:rsid w:val="004958BD"/>
    <w:rsid w:val="004A04B7"/>
    <w:rsid w:val="004A557A"/>
    <w:rsid w:val="004B1969"/>
    <w:rsid w:val="004B20D8"/>
    <w:rsid w:val="004B3A1E"/>
    <w:rsid w:val="004B4990"/>
    <w:rsid w:val="004B598F"/>
    <w:rsid w:val="004B75B3"/>
    <w:rsid w:val="004C001B"/>
    <w:rsid w:val="004C0BEE"/>
    <w:rsid w:val="004C0D04"/>
    <w:rsid w:val="004C11CA"/>
    <w:rsid w:val="004C1296"/>
    <w:rsid w:val="004C155C"/>
    <w:rsid w:val="004C2D58"/>
    <w:rsid w:val="004C4DFC"/>
    <w:rsid w:val="004C5591"/>
    <w:rsid w:val="004C5C7E"/>
    <w:rsid w:val="004C6108"/>
    <w:rsid w:val="004C7337"/>
    <w:rsid w:val="004D2876"/>
    <w:rsid w:val="004E098F"/>
    <w:rsid w:val="004E6949"/>
    <w:rsid w:val="004F0EDE"/>
    <w:rsid w:val="004F586D"/>
    <w:rsid w:val="004F6778"/>
    <w:rsid w:val="004F7F83"/>
    <w:rsid w:val="0050010F"/>
    <w:rsid w:val="005006E8"/>
    <w:rsid w:val="0050280D"/>
    <w:rsid w:val="0050303F"/>
    <w:rsid w:val="00505F0A"/>
    <w:rsid w:val="00506517"/>
    <w:rsid w:val="00506788"/>
    <w:rsid w:val="005072B4"/>
    <w:rsid w:val="00512D46"/>
    <w:rsid w:val="00513CDF"/>
    <w:rsid w:val="00513FE6"/>
    <w:rsid w:val="00514F8D"/>
    <w:rsid w:val="00515B61"/>
    <w:rsid w:val="005176C7"/>
    <w:rsid w:val="00522C52"/>
    <w:rsid w:val="005250E2"/>
    <w:rsid w:val="00525D8D"/>
    <w:rsid w:val="00527D77"/>
    <w:rsid w:val="00530EA1"/>
    <w:rsid w:val="00531853"/>
    <w:rsid w:val="00532C0E"/>
    <w:rsid w:val="00533804"/>
    <w:rsid w:val="005341C3"/>
    <w:rsid w:val="00536863"/>
    <w:rsid w:val="005370AB"/>
    <w:rsid w:val="00537C03"/>
    <w:rsid w:val="0054425B"/>
    <w:rsid w:val="00546818"/>
    <w:rsid w:val="00550A85"/>
    <w:rsid w:val="00551A91"/>
    <w:rsid w:val="0055264B"/>
    <w:rsid w:val="005548FB"/>
    <w:rsid w:val="00555CD5"/>
    <w:rsid w:val="0055689D"/>
    <w:rsid w:val="00556BE7"/>
    <w:rsid w:val="005605B4"/>
    <w:rsid w:val="00561B31"/>
    <w:rsid w:val="00562A28"/>
    <w:rsid w:val="00564779"/>
    <w:rsid w:val="00566FF8"/>
    <w:rsid w:val="0056747F"/>
    <w:rsid w:val="00570984"/>
    <w:rsid w:val="005709E5"/>
    <w:rsid w:val="005744B5"/>
    <w:rsid w:val="00576C50"/>
    <w:rsid w:val="00577A87"/>
    <w:rsid w:val="005806E9"/>
    <w:rsid w:val="005806EB"/>
    <w:rsid w:val="00581806"/>
    <w:rsid w:val="00581C54"/>
    <w:rsid w:val="0058476B"/>
    <w:rsid w:val="00585026"/>
    <w:rsid w:val="0058738F"/>
    <w:rsid w:val="00594383"/>
    <w:rsid w:val="00594B21"/>
    <w:rsid w:val="00594EE6"/>
    <w:rsid w:val="00596064"/>
    <w:rsid w:val="00596128"/>
    <w:rsid w:val="00597276"/>
    <w:rsid w:val="005972DA"/>
    <w:rsid w:val="005A0EC5"/>
    <w:rsid w:val="005A3562"/>
    <w:rsid w:val="005A35D0"/>
    <w:rsid w:val="005A42C0"/>
    <w:rsid w:val="005A4FF9"/>
    <w:rsid w:val="005A72B6"/>
    <w:rsid w:val="005B1405"/>
    <w:rsid w:val="005B25B2"/>
    <w:rsid w:val="005B2EB2"/>
    <w:rsid w:val="005B5000"/>
    <w:rsid w:val="005B69B9"/>
    <w:rsid w:val="005C05FD"/>
    <w:rsid w:val="005C08DF"/>
    <w:rsid w:val="005C43B2"/>
    <w:rsid w:val="005C503D"/>
    <w:rsid w:val="005C6177"/>
    <w:rsid w:val="005C6587"/>
    <w:rsid w:val="005D223B"/>
    <w:rsid w:val="005D35D7"/>
    <w:rsid w:val="005D6F0C"/>
    <w:rsid w:val="005E1903"/>
    <w:rsid w:val="005E38E7"/>
    <w:rsid w:val="005F1E02"/>
    <w:rsid w:val="005F26D1"/>
    <w:rsid w:val="005F3015"/>
    <w:rsid w:val="005F33BA"/>
    <w:rsid w:val="005F5923"/>
    <w:rsid w:val="00600046"/>
    <w:rsid w:val="006018BD"/>
    <w:rsid w:val="00602423"/>
    <w:rsid w:val="00602A31"/>
    <w:rsid w:val="00603406"/>
    <w:rsid w:val="00604AEC"/>
    <w:rsid w:val="00605E7B"/>
    <w:rsid w:val="006060F4"/>
    <w:rsid w:val="00610534"/>
    <w:rsid w:val="00612730"/>
    <w:rsid w:val="006138B7"/>
    <w:rsid w:val="00614807"/>
    <w:rsid w:val="00617462"/>
    <w:rsid w:val="00620240"/>
    <w:rsid w:val="00620AC5"/>
    <w:rsid w:val="00620C51"/>
    <w:rsid w:val="00624872"/>
    <w:rsid w:val="00624EE3"/>
    <w:rsid w:val="0062675D"/>
    <w:rsid w:val="00635586"/>
    <w:rsid w:val="00635D5D"/>
    <w:rsid w:val="00637E2C"/>
    <w:rsid w:val="0064107D"/>
    <w:rsid w:val="00641082"/>
    <w:rsid w:val="006419E1"/>
    <w:rsid w:val="0064736B"/>
    <w:rsid w:val="006502CE"/>
    <w:rsid w:val="00650BD5"/>
    <w:rsid w:val="00651259"/>
    <w:rsid w:val="00655566"/>
    <w:rsid w:val="00660928"/>
    <w:rsid w:val="00663472"/>
    <w:rsid w:val="006637FE"/>
    <w:rsid w:val="00665885"/>
    <w:rsid w:val="0067220E"/>
    <w:rsid w:val="0067334C"/>
    <w:rsid w:val="00675B2B"/>
    <w:rsid w:val="00675E6D"/>
    <w:rsid w:val="00676C7D"/>
    <w:rsid w:val="00676FD9"/>
    <w:rsid w:val="0068054D"/>
    <w:rsid w:val="006806F2"/>
    <w:rsid w:val="006815BE"/>
    <w:rsid w:val="00682893"/>
    <w:rsid w:val="00683A14"/>
    <w:rsid w:val="00686924"/>
    <w:rsid w:val="00690160"/>
    <w:rsid w:val="00690995"/>
    <w:rsid w:val="00691505"/>
    <w:rsid w:val="00694950"/>
    <w:rsid w:val="00695501"/>
    <w:rsid w:val="00695685"/>
    <w:rsid w:val="0069575F"/>
    <w:rsid w:val="006A0007"/>
    <w:rsid w:val="006A1964"/>
    <w:rsid w:val="006A307F"/>
    <w:rsid w:val="006A3554"/>
    <w:rsid w:val="006A51F8"/>
    <w:rsid w:val="006A67A1"/>
    <w:rsid w:val="006B02B0"/>
    <w:rsid w:val="006B15BB"/>
    <w:rsid w:val="006B1906"/>
    <w:rsid w:val="006B3873"/>
    <w:rsid w:val="006B43E1"/>
    <w:rsid w:val="006B46BD"/>
    <w:rsid w:val="006B60D6"/>
    <w:rsid w:val="006B7C33"/>
    <w:rsid w:val="006C0D6A"/>
    <w:rsid w:val="006C0DE1"/>
    <w:rsid w:val="006C22C5"/>
    <w:rsid w:val="006C2399"/>
    <w:rsid w:val="006C3040"/>
    <w:rsid w:val="006C319B"/>
    <w:rsid w:val="006C7B21"/>
    <w:rsid w:val="006D05D4"/>
    <w:rsid w:val="006D1AE0"/>
    <w:rsid w:val="006D2F2A"/>
    <w:rsid w:val="006D37BB"/>
    <w:rsid w:val="006D4500"/>
    <w:rsid w:val="006D4B5F"/>
    <w:rsid w:val="006D4CC0"/>
    <w:rsid w:val="006D5FC3"/>
    <w:rsid w:val="006D61BB"/>
    <w:rsid w:val="006D75CB"/>
    <w:rsid w:val="006D7B31"/>
    <w:rsid w:val="006D7DDC"/>
    <w:rsid w:val="006E008E"/>
    <w:rsid w:val="006E04D1"/>
    <w:rsid w:val="006E2E4E"/>
    <w:rsid w:val="006E6BB6"/>
    <w:rsid w:val="006F0027"/>
    <w:rsid w:val="006F2A1D"/>
    <w:rsid w:val="006F68E4"/>
    <w:rsid w:val="006F7A67"/>
    <w:rsid w:val="007069D6"/>
    <w:rsid w:val="00706CAB"/>
    <w:rsid w:val="00706F84"/>
    <w:rsid w:val="00710A0B"/>
    <w:rsid w:val="00712184"/>
    <w:rsid w:val="007124AA"/>
    <w:rsid w:val="00713D2E"/>
    <w:rsid w:val="00716440"/>
    <w:rsid w:val="007164CC"/>
    <w:rsid w:val="007166FB"/>
    <w:rsid w:val="00717BD4"/>
    <w:rsid w:val="007210B5"/>
    <w:rsid w:val="00721212"/>
    <w:rsid w:val="0072170D"/>
    <w:rsid w:val="0072391B"/>
    <w:rsid w:val="00726F66"/>
    <w:rsid w:val="007271DD"/>
    <w:rsid w:val="00730FAB"/>
    <w:rsid w:val="00736C16"/>
    <w:rsid w:val="007376E8"/>
    <w:rsid w:val="00740EF8"/>
    <w:rsid w:val="00741311"/>
    <w:rsid w:val="007425FD"/>
    <w:rsid w:val="00747C4F"/>
    <w:rsid w:val="00755004"/>
    <w:rsid w:val="00757704"/>
    <w:rsid w:val="00760BB4"/>
    <w:rsid w:val="007613A7"/>
    <w:rsid w:val="00761442"/>
    <w:rsid w:val="0076293F"/>
    <w:rsid w:val="00763321"/>
    <w:rsid w:val="00763B0E"/>
    <w:rsid w:val="00765D4D"/>
    <w:rsid w:val="00765E22"/>
    <w:rsid w:val="00766970"/>
    <w:rsid w:val="00767E0F"/>
    <w:rsid w:val="00770485"/>
    <w:rsid w:val="00770B39"/>
    <w:rsid w:val="007720FE"/>
    <w:rsid w:val="00774B21"/>
    <w:rsid w:val="00777619"/>
    <w:rsid w:val="0078026B"/>
    <w:rsid w:val="00780739"/>
    <w:rsid w:val="00781546"/>
    <w:rsid w:val="00782F1D"/>
    <w:rsid w:val="00784E6D"/>
    <w:rsid w:val="007894D7"/>
    <w:rsid w:val="007907C4"/>
    <w:rsid w:val="00791B07"/>
    <w:rsid w:val="00792ED5"/>
    <w:rsid w:val="00794318"/>
    <w:rsid w:val="007A0056"/>
    <w:rsid w:val="007A38F8"/>
    <w:rsid w:val="007A44F8"/>
    <w:rsid w:val="007A4C7A"/>
    <w:rsid w:val="007A591E"/>
    <w:rsid w:val="007A671D"/>
    <w:rsid w:val="007B1421"/>
    <w:rsid w:val="007B152C"/>
    <w:rsid w:val="007B4E37"/>
    <w:rsid w:val="007B5829"/>
    <w:rsid w:val="007B769F"/>
    <w:rsid w:val="007B77BF"/>
    <w:rsid w:val="007B7C07"/>
    <w:rsid w:val="007B7F5F"/>
    <w:rsid w:val="007C48F5"/>
    <w:rsid w:val="007C5B37"/>
    <w:rsid w:val="007C7491"/>
    <w:rsid w:val="007E15F1"/>
    <w:rsid w:val="007E21CE"/>
    <w:rsid w:val="007E610B"/>
    <w:rsid w:val="007F0205"/>
    <w:rsid w:val="007F2411"/>
    <w:rsid w:val="007F4A36"/>
    <w:rsid w:val="007F4D3D"/>
    <w:rsid w:val="00800C0C"/>
    <w:rsid w:val="00800F08"/>
    <w:rsid w:val="0080420B"/>
    <w:rsid w:val="008078DD"/>
    <w:rsid w:val="00807D2C"/>
    <w:rsid w:val="0081040D"/>
    <w:rsid w:val="00817001"/>
    <w:rsid w:val="008246A7"/>
    <w:rsid w:val="00824804"/>
    <w:rsid w:val="00831382"/>
    <w:rsid w:val="008325C1"/>
    <w:rsid w:val="0083298F"/>
    <w:rsid w:val="0083511F"/>
    <w:rsid w:val="00837AE3"/>
    <w:rsid w:val="00840BDA"/>
    <w:rsid w:val="00843C7F"/>
    <w:rsid w:val="00844AAA"/>
    <w:rsid w:val="00845AD7"/>
    <w:rsid w:val="00845ED1"/>
    <w:rsid w:val="00845F32"/>
    <w:rsid w:val="00851CC2"/>
    <w:rsid w:val="00854659"/>
    <w:rsid w:val="00854FED"/>
    <w:rsid w:val="00855E8B"/>
    <w:rsid w:val="008567DA"/>
    <w:rsid w:val="00857FC0"/>
    <w:rsid w:val="00861BB2"/>
    <w:rsid w:val="00861E89"/>
    <w:rsid w:val="0086421E"/>
    <w:rsid w:val="00865FD4"/>
    <w:rsid w:val="008824AF"/>
    <w:rsid w:val="00882D19"/>
    <w:rsid w:val="00882ED6"/>
    <w:rsid w:val="00883CF5"/>
    <w:rsid w:val="00884070"/>
    <w:rsid w:val="0088586F"/>
    <w:rsid w:val="00886DAE"/>
    <w:rsid w:val="00896AAE"/>
    <w:rsid w:val="008A09F2"/>
    <w:rsid w:val="008A2690"/>
    <w:rsid w:val="008A4F2D"/>
    <w:rsid w:val="008A540E"/>
    <w:rsid w:val="008A6112"/>
    <w:rsid w:val="008A6654"/>
    <w:rsid w:val="008A69A4"/>
    <w:rsid w:val="008A6BCB"/>
    <w:rsid w:val="008A6C17"/>
    <w:rsid w:val="008A7FE1"/>
    <w:rsid w:val="008B0B74"/>
    <w:rsid w:val="008B2964"/>
    <w:rsid w:val="008B2B40"/>
    <w:rsid w:val="008B62B6"/>
    <w:rsid w:val="008C4ED8"/>
    <w:rsid w:val="008C5DC3"/>
    <w:rsid w:val="008C5F44"/>
    <w:rsid w:val="008D5498"/>
    <w:rsid w:val="008D8E71"/>
    <w:rsid w:val="008E0C1A"/>
    <w:rsid w:val="008E1711"/>
    <w:rsid w:val="008E1D5C"/>
    <w:rsid w:val="008E2EDA"/>
    <w:rsid w:val="008E3811"/>
    <w:rsid w:val="008E4AE8"/>
    <w:rsid w:val="008E5D36"/>
    <w:rsid w:val="008E63EE"/>
    <w:rsid w:val="008E6C80"/>
    <w:rsid w:val="008E71D4"/>
    <w:rsid w:val="008E762D"/>
    <w:rsid w:val="008F007F"/>
    <w:rsid w:val="008F11D3"/>
    <w:rsid w:val="008F4577"/>
    <w:rsid w:val="008F45EA"/>
    <w:rsid w:val="008F52DF"/>
    <w:rsid w:val="00904364"/>
    <w:rsid w:val="00906215"/>
    <w:rsid w:val="00906397"/>
    <w:rsid w:val="00906AD1"/>
    <w:rsid w:val="00906F50"/>
    <w:rsid w:val="00912636"/>
    <w:rsid w:val="00913094"/>
    <w:rsid w:val="00913D46"/>
    <w:rsid w:val="00914D4D"/>
    <w:rsid w:val="009160DC"/>
    <w:rsid w:val="00916693"/>
    <w:rsid w:val="00921B75"/>
    <w:rsid w:val="00922111"/>
    <w:rsid w:val="00925428"/>
    <w:rsid w:val="009259FB"/>
    <w:rsid w:val="00934499"/>
    <w:rsid w:val="00935979"/>
    <w:rsid w:val="00935ACC"/>
    <w:rsid w:val="00936253"/>
    <w:rsid w:val="00937C14"/>
    <w:rsid w:val="00941683"/>
    <w:rsid w:val="009420F2"/>
    <w:rsid w:val="009425B3"/>
    <w:rsid w:val="009430C6"/>
    <w:rsid w:val="00943C67"/>
    <w:rsid w:val="009447D6"/>
    <w:rsid w:val="00944A45"/>
    <w:rsid w:val="009470DB"/>
    <w:rsid w:val="00947C7F"/>
    <w:rsid w:val="00951F51"/>
    <w:rsid w:val="00953F43"/>
    <w:rsid w:val="009549EE"/>
    <w:rsid w:val="00954DAA"/>
    <w:rsid w:val="009556AF"/>
    <w:rsid w:val="0095602F"/>
    <w:rsid w:val="00960788"/>
    <w:rsid w:val="00961526"/>
    <w:rsid w:val="00964B94"/>
    <w:rsid w:val="00966CF8"/>
    <w:rsid w:val="00972B8C"/>
    <w:rsid w:val="00975893"/>
    <w:rsid w:val="00976B1D"/>
    <w:rsid w:val="00982E85"/>
    <w:rsid w:val="00983EAF"/>
    <w:rsid w:val="00986CD2"/>
    <w:rsid w:val="00992E0A"/>
    <w:rsid w:val="00993857"/>
    <w:rsid w:val="0099416C"/>
    <w:rsid w:val="009969BD"/>
    <w:rsid w:val="009A309C"/>
    <w:rsid w:val="009A7972"/>
    <w:rsid w:val="009A7C30"/>
    <w:rsid w:val="009B212D"/>
    <w:rsid w:val="009B322C"/>
    <w:rsid w:val="009B4034"/>
    <w:rsid w:val="009B47A7"/>
    <w:rsid w:val="009B7937"/>
    <w:rsid w:val="009C70BE"/>
    <w:rsid w:val="009D262B"/>
    <w:rsid w:val="009D2A90"/>
    <w:rsid w:val="009D3007"/>
    <w:rsid w:val="009D3CDA"/>
    <w:rsid w:val="009D3E6D"/>
    <w:rsid w:val="009D6DB1"/>
    <w:rsid w:val="009E25E1"/>
    <w:rsid w:val="009E34CA"/>
    <w:rsid w:val="009E4070"/>
    <w:rsid w:val="009E4B4E"/>
    <w:rsid w:val="009E7666"/>
    <w:rsid w:val="009E7A4B"/>
    <w:rsid w:val="009F03AC"/>
    <w:rsid w:val="009F0B89"/>
    <w:rsid w:val="009F333A"/>
    <w:rsid w:val="009F5204"/>
    <w:rsid w:val="009F7C79"/>
    <w:rsid w:val="00A00D5D"/>
    <w:rsid w:val="00A06949"/>
    <w:rsid w:val="00A069A4"/>
    <w:rsid w:val="00A110AC"/>
    <w:rsid w:val="00A11A0F"/>
    <w:rsid w:val="00A13038"/>
    <w:rsid w:val="00A130FA"/>
    <w:rsid w:val="00A1323F"/>
    <w:rsid w:val="00A1424D"/>
    <w:rsid w:val="00A1436A"/>
    <w:rsid w:val="00A20AC0"/>
    <w:rsid w:val="00A216D2"/>
    <w:rsid w:val="00A26AAE"/>
    <w:rsid w:val="00A27984"/>
    <w:rsid w:val="00A27F3A"/>
    <w:rsid w:val="00A31628"/>
    <w:rsid w:val="00A33B9D"/>
    <w:rsid w:val="00A35F82"/>
    <w:rsid w:val="00A4022A"/>
    <w:rsid w:val="00A410C0"/>
    <w:rsid w:val="00A421A0"/>
    <w:rsid w:val="00A422CC"/>
    <w:rsid w:val="00A429DB"/>
    <w:rsid w:val="00A43ACA"/>
    <w:rsid w:val="00A4449C"/>
    <w:rsid w:val="00A44DDD"/>
    <w:rsid w:val="00A45D32"/>
    <w:rsid w:val="00A470D9"/>
    <w:rsid w:val="00A475A6"/>
    <w:rsid w:val="00A50E9E"/>
    <w:rsid w:val="00A511D5"/>
    <w:rsid w:val="00A51C09"/>
    <w:rsid w:val="00A53559"/>
    <w:rsid w:val="00A544DC"/>
    <w:rsid w:val="00A57DD1"/>
    <w:rsid w:val="00A612DD"/>
    <w:rsid w:val="00A617B0"/>
    <w:rsid w:val="00A6294C"/>
    <w:rsid w:val="00A7030F"/>
    <w:rsid w:val="00A703CF"/>
    <w:rsid w:val="00A71266"/>
    <w:rsid w:val="00A72C43"/>
    <w:rsid w:val="00A74DF8"/>
    <w:rsid w:val="00A763EF"/>
    <w:rsid w:val="00A773BA"/>
    <w:rsid w:val="00A779F8"/>
    <w:rsid w:val="00A84AF5"/>
    <w:rsid w:val="00A87D83"/>
    <w:rsid w:val="00A92F08"/>
    <w:rsid w:val="00A93B24"/>
    <w:rsid w:val="00A93E31"/>
    <w:rsid w:val="00A9411F"/>
    <w:rsid w:val="00AA0670"/>
    <w:rsid w:val="00AB0EDB"/>
    <w:rsid w:val="00AB0F48"/>
    <w:rsid w:val="00AB3AE5"/>
    <w:rsid w:val="00AB45F3"/>
    <w:rsid w:val="00AC0438"/>
    <w:rsid w:val="00AC206C"/>
    <w:rsid w:val="00AC373D"/>
    <w:rsid w:val="00AC5631"/>
    <w:rsid w:val="00AC58AE"/>
    <w:rsid w:val="00AC58C8"/>
    <w:rsid w:val="00AC7885"/>
    <w:rsid w:val="00AD00AC"/>
    <w:rsid w:val="00AD2B26"/>
    <w:rsid w:val="00AD2B8F"/>
    <w:rsid w:val="00AD623F"/>
    <w:rsid w:val="00AD71BE"/>
    <w:rsid w:val="00AD79F8"/>
    <w:rsid w:val="00AE1CF7"/>
    <w:rsid w:val="00AE3294"/>
    <w:rsid w:val="00AE3564"/>
    <w:rsid w:val="00AE3CA7"/>
    <w:rsid w:val="00AE473F"/>
    <w:rsid w:val="00AE6BD8"/>
    <w:rsid w:val="00AF01D6"/>
    <w:rsid w:val="00AF03CB"/>
    <w:rsid w:val="00AF18A8"/>
    <w:rsid w:val="00AF5B46"/>
    <w:rsid w:val="00AF7146"/>
    <w:rsid w:val="00B03D62"/>
    <w:rsid w:val="00B0421A"/>
    <w:rsid w:val="00B0560A"/>
    <w:rsid w:val="00B05809"/>
    <w:rsid w:val="00B10260"/>
    <w:rsid w:val="00B11A2E"/>
    <w:rsid w:val="00B1245B"/>
    <w:rsid w:val="00B13224"/>
    <w:rsid w:val="00B13F5D"/>
    <w:rsid w:val="00B14081"/>
    <w:rsid w:val="00B17F7B"/>
    <w:rsid w:val="00B24A81"/>
    <w:rsid w:val="00B24C25"/>
    <w:rsid w:val="00B2532D"/>
    <w:rsid w:val="00B25DF6"/>
    <w:rsid w:val="00B3614C"/>
    <w:rsid w:val="00B36B8D"/>
    <w:rsid w:val="00B37A2C"/>
    <w:rsid w:val="00B40ADF"/>
    <w:rsid w:val="00B44829"/>
    <w:rsid w:val="00B45386"/>
    <w:rsid w:val="00B47917"/>
    <w:rsid w:val="00B5079E"/>
    <w:rsid w:val="00B50C91"/>
    <w:rsid w:val="00B52624"/>
    <w:rsid w:val="00B544BA"/>
    <w:rsid w:val="00B5522C"/>
    <w:rsid w:val="00B5677B"/>
    <w:rsid w:val="00B61DA2"/>
    <w:rsid w:val="00B65246"/>
    <w:rsid w:val="00B73024"/>
    <w:rsid w:val="00B77257"/>
    <w:rsid w:val="00B8087F"/>
    <w:rsid w:val="00B84835"/>
    <w:rsid w:val="00B84D9B"/>
    <w:rsid w:val="00B854F6"/>
    <w:rsid w:val="00B8666D"/>
    <w:rsid w:val="00B86886"/>
    <w:rsid w:val="00B930BB"/>
    <w:rsid w:val="00B94BFE"/>
    <w:rsid w:val="00BA0E46"/>
    <w:rsid w:val="00BA23C3"/>
    <w:rsid w:val="00BA2AD3"/>
    <w:rsid w:val="00BA3E46"/>
    <w:rsid w:val="00BA6094"/>
    <w:rsid w:val="00BA7A02"/>
    <w:rsid w:val="00BB089B"/>
    <w:rsid w:val="00BB0C16"/>
    <w:rsid w:val="00BB141B"/>
    <w:rsid w:val="00BB22D6"/>
    <w:rsid w:val="00BB2D67"/>
    <w:rsid w:val="00BB3CB6"/>
    <w:rsid w:val="00BB3EE3"/>
    <w:rsid w:val="00BB517A"/>
    <w:rsid w:val="00BB5E93"/>
    <w:rsid w:val="00BB6CC0"/>
    <w:rsid w:val="00BB7703"/>
    <w:rsid w:val="00BB7DCC"/>
    <w:rsid w:val="00BB7DD2"/>
    <w:rsid w:val="00BC2FFB"/>
    <w:rsid w:val="00BC38B2"/>
    <w:rsid w:val="00BC5925"/>
    <w:rsid w:val="00BC5E55"/>
    <w:rsid w:val="00BC5F82"/>
    <w:rsid w:val="00BD1246"/>
    <w:rsid w:val="00BD17B0"/>
    <w:rsid w:val="00BD1EBA"/>
    <w:rsid w:val="00BD3CEC"/>
    <w:rsid w:val="00BE0056"/>
    <w:rsid w:val="00BE34E6"/>
    <w:rsid w:val="00BE5362"/>
    <w:rsid w:val="00BF0C9C"/>
    <w:rsid w:val="00BF109D"/>
    <w:rsid w:val="00BF19F2"/>
    <w:rsid w:val="00BF1D1C"/>
    <w:rsid w:val="00BF22D9"/>
    <w:rsid w:val="00BF4298"/>
    <w:rsid w:val="00BF4C55"/>
    <w:rsid w:val="00BF5CE3"/>
    <w:rsid w:val="00BF790E"/>
    <w:rsid w:val="00C01EC3"/>
    <w:rsid w:val="00C03E3F"/>
    <w:rsid w:val="00C046EC"/>
    <w:rsid w:val="00C10A07"/>
    <w:rsid w:val="00C10BEC"/>
    <w:rsid w:val="00C117A1"/>
    <w:rsid w:val="00C1202A"/>
    <w:rsid w:val="00C134A2"/>
    <w:rsid w:val="00C20650"/>
    <w:rsid w:val="00C208CF"/>
    <w:rsid w:val="00C2312B"/>
    <w:rsid w:val="00C2343F"/>
    <w:rsid w:val="00C251EB"/>
    <w:rsid w:val="00C30399"/>
    <w:rsid w:val="00C31E2C"/>
    <w:rsid w:val="00C32B17"/>
    <w:rsid w:val="00C33A69"/>
    <w:rsid w:val="00C40A1A"/>
    <w:rsid w:val="00C41E7E"/>
    <w:rsid w:val="00C41F46"/>
    <w:rsid w:val="00C420EC"/>
    <w:rsid w:val="00C456B2"/>
    <w:rsid w:val="00C512AA"/>
    <w:rsid w:val="00C5190E"/>
    <w:rsid w:val="00C52A94"/>
    <w:rsid w:val="00C53562"/>
    <w:rsid w:val="00C54E22"/>
    <w:rsid w:val="00C561B0"/>
    <w:rsid w:val="00C56C72"/>
    <w:rsid w:val="00C57884"/>
    <w:rsid w:val="00C60552"/>
    <w:rsid w:val="00C60D78"/>
    <w:rsid w:val="00C617BC"/>
    <w:rsid w:val="00C6220D"/>
    <w:rsid w:val="00C62569"/>
    <w:rsid w:val="00C63615"/>
    <w:rsid w:val="00C6399A"/>
    <w:rsid w:val="00C64126"/>
    <w:rsid w:val="00C64AFF"/>
    <w:rsid w:val="00C658EF"/>
    <w:rsid w:val="00C71233"/>
    <w:rsid w:val="00C721CE"/>
    <w:rsid w:val="00C73847"/>
    <w:rsid w:val="00C7535B"/>
    <w:rsid w:val="00C77264"/>
    <w:rsid w:val="00C77996"/>
    <w:rsid w:val="00C80337"/>
    <w:rsid w:val="00C82063"/>
    <w:rsid w:val="00C82DCF"/>
    <w:rsid w:val="00C85E9E"/>
    <w:rsid w:val="00C87FF4"/>
    <w:rsid w:val="00C91CC0"/>
    <w:rsid w:val="00C93737"/>
    <w:rsid w:val="00C9391F"/>
    <w:rsid w:val="00C95D92"/>
    <w:rsid w:val="00C9756C"/>
    <w:rsid w:val="00C97809"/>
    <w:rsid w:val="00C97E50"/>
    <w:rsid w:val="00CA2F2B"/>
    <w:rsid w:val="00CA301B"/>
    <w:rsid w:val="00CA493B"/>
    <w:rsid w:val="00CA7622"/>
    <w:rsid w:val="00CB1ADB"/>
    <w:rsid w:val="00CB2A14"/>
    <w:rsid w:val="00CB3444"/>
    <w:rsid w:val="00CB4F2B"/>
    <w:rsid w:val="00CB55DA"/>
    <w:rsid w:val="00CB5999"/>
    <w:rsid w:val="00CB64D7"/>
    <w:rsid w:val="00CB6C22"/>
    <w:rsid w:val="00CB6FF0"/>
    <w:rsid w:val="00CB7B53"/>
    <w:rsid w:val="00CC0375"/>
    <w:rsid w:val="00CC20FE"/>
    <w:rsid w:val="00CC2903"/>
    <w:rsid w:val="00CC294A"/>
    <w:rsid w:val="00CC5A8C"/>
    <w:rsid w:val="00CC6D41"/>
    <w:rsid w:val="00CD2F2C"/>
    <w:rsid w:val="00CD45BB"/>
    <w:rsid w:val="00CD4658"/>
    <w:rsid w:val="00CD4A1B"/>
    <w:rsid w:val="00CD5057"/>
    <w:rsid w:val="00CD5088"/>
    <w:rsid w:val="00CD6E29"/>
    <w:rsid w:val="00CD79E2"/>
    <w:rsid w:val="00CE2B39"/>
    <w:rsid w:val="00CE350D"/>
    <w:rsid w:val="00CE36C9"/>
    <w:rsid w:val="00CE3DF3"/>
    <w:rsid w:val="00CE775F"/>
    <w:rsid w:val="00CF1EA9"/>
    <w:rsid w:val="00CF29F7"/>
    <w:rsid w:val="00CF500A"/>
    <w:rsid w:val="00CF6338"/>
    <w:rsid w:val="00D02E54"/>
    <w:rsid w:val="00D030C0"/>
    <w:rsid w:val="00D06126"/>
    <w:rsid w:val="00D11412"/>
    <w:rsid w:val="00D1394B"/>
    <w:rsid w:val="00D14827"/>
    <w:rsid w:val="00D153F0"/>
    <w:rsid w:val="00D23304"/>
    <w:rsid w:val="00D27152"/>
    <w:rsid w:val="00D271AA"/>
    <w:rsid w:val="00D27E52"/>
    <w:rsid w:val="00D30E96"/>
    <w:rsid w:val="00D34F99"/>
    <w:rsid w:val="00D357DA"/>
    <w:rsid w:val="00D36111"/>
    <w:rsid w:val="00D365CF"/>
    <w:rsid w:val="00D37C84"/>
    <w:rsid w:val="00D37F78"/>
    <w:rsid w:val="00D40073"/>
    <w:rsid w:val="00D43CDC"/>
    <w:rsid w:val="00D445AC"/>
    <w:rsid w:val="00D45318"/>
    <w:rsid w:val="00D45BFB"/>
    <w:rsid w:val="00D467F7"/>
    <w:rsid w:val="00D468CD"/>
    <w:rsid w:val="00D4773F"/>
    <w:rsid w:val="00D47A3D"/>
    <w:rsid w:val="00D500C9"/>
    <w:rsid w:val="00D5016D"/>
    <w:rsid w:val="00D5107B"/>
    <w:rsid w:val="00D52251"/>
    <w:rsid w:val="00D52261"/>
    <w:rsid w:val="00D524E8"/>
    <w:rsid w:val="00D55550"/>
    <w:rsid w:val="00D56254"/>
    <w:rsid w:val="00D56F12"/>
    <w:rsid w:val="00D57529"/>
    <w:rsid w:val="00D62350"/>
    <w:rsid w:val="00D630E7"/>
    <w:rsid w:val="00D66ACD"/>
    <w:rsid w:val="00D67D4D"/>
    <w:rsid w:val="00D71419"/>
    <w:rsid w:val="00D71521"/>
    <w:rsid w:val="00D72E40"/>
    <w:rsid w:val="00D73179"/>
    <w:rsid w:val="00D7349F"/>
    <w:rsid w:val="00D74A82"/>
    <w:rsid w:val="00D75791"/>
    <w:rsid w:val="00D76D0E"/>
    <w:rsid w:val="00D77116"/>
    <w:rsid w:val="00D77984"/>
    <w:rsid w:val="00D8233B"/>
    <w:rsid w:val="00D82A66"/>
    <w:rsid w:val="00D87002"/>
    <w:rsid w:val="00D927B6"/>
    <w:rsid w:val="00D97317"/>
    <w:rsid w:val="00DA009C"/>
    <w:rsid w:val="00DA0CE0"/>
    <w:rsid w:val="00DA2B26"/>
    <w:rsid w:val="00DA43CE"/>
    <w:rsid w:val="00DB4630"/>
    <w:rsid w:val="00DB5948"/>
    <w:rsid w:val="00DB67F3"/>
    <w:rsid w:val="00DC36AB"/>
    <w:rsid w:val="00DC442C"/>
    <w:rsid w:val="00DD0DC1"/>
    <w:rsid w:val="00DD13CE"/>
    <w:rsid w:val="00DD15AF"/>
    <w:rsid w:val="00DD462C"/>
    <w:rsid w:val="00DD464F"/>
    <w:rsid w:val="00DD47A3"/>
    <w:rsid w:val="00DD7C08"/>
    <w:rsid w:val="00DE0670"/>
    <w:rsid w:val="00DE1746"/>
    <w:rsid w:val="00DE47D8"/>
    <w:rsid w:val="00DE6378"/>
    <w:rsid w:val="00DE6664"/>
    <w:rsid w:val="00DE70D3"/>
    <w:rsid w:val="00DF2C8A"/>
    <w:rsid w:val="00DF2DF7"/>
    <w:rsid w:val="00DF454A"/>
    <w:rsid w:val="00DF4B8F"/>
    <w:rsid w:val="00DF608E"/>
    <w:rsid w:val="00DF68A5"/>
    <w:rsid w:val="00DF71A1"/>
    <w:rsid w:val="00DF72C0"/>
    <w:rsid w:val="00E001ED"/>
    <w:rsid w:val="00E0030A"/>
    <w:rsid w:val="00E007B1"/>
    <w:rsid w:val="00E05153"/>
    <w:rsid w:val="00E05280"/>
    <w:rsid w:val="00E05363"/>
    <w:rsid w:val="00E05AC6"/>
    <w:rsid w:val="00E05FA1"/>
    <w:rsid w:val="00E07380"/>
    <w:rsid w:val="00E10B1C"/>
    <w:rsid w:val="00E11851"/>
    <w:rsid w:val="00E140F5"/>
    <w:rsid w:val="00E158B4"/>
    <w:rsid w:val="00E15E88"/>
    <w:rsid w:val="00E20176"/>
    <w:rsid w:val="00E2099D"/>
    <w:rsid w:val="00E20CD7"/>
    <w:rsid w:val="00E210C5"/>
    <w:rsid w:val="00E216CB"/>
    <w:rsid w:val="00E22C00"/>
    <w:rsid w:val="00E22E04"/>
    <w:rsid w:val="00E230ED"/>
    <w:rsid w:val="00E23685"/>
    <w:rsid w:val="00E23779"/>
    <w:rsid w:val="00E2505D"/>
    <w:rsid w:val="00E259B9"/>
    <w:rsid w:val="00E25CBC"/>
    <w:rsid w:val="00E25FAE"/>
    <w:rsid w:val="00E320E7"/>
    <w:rsid w:val="00E344F5"/>
    <w:rsid w:val="00E44A0C"/>
    <w:rsid w:val="00E45D14"/>
    <w:rsid w:val="00E51932"/>
    <w:rsid w:val="00E53196"/>
    <w:rsid w:val="00E54CCD"/>
    <w:rsid w:val="00E551F4"/>
    <w:rsid w:val="00E56C2B"/>
    <w:rsid w:val="00E56F71"/>
    <w:rsid w:val="00E572A5"/>
    <w:rsid w:val="00E607C6"/>
    <w:rsid w:val="00E60DE3"/>
    <w:rsid w:val="00E61648"/>
    <w:rsid w:val="00E61D90"/>
    <w:rsid w:val="00E6474D"/>
    <w:rsid w:val="00E64995"/>
    <w:rsid w:val="00E72149"/>
    <w:rsid w:val="00E83062"/>
    <w:rsid w:val="00E8440C"/>
    <w:rsid w:val="00E85B4D"/>
    <w:rsid w:val="00E872A6"/>
    <w:rsid w:val="00E918B8"/>
    <w:rsid w:val="00E925ED"/>
    <w:rsid w:val="00E94BCF"/>
    <w:rsid w:val="00E95E84"/>
    <w:rsid w:val="00E965D8"/>
    <w:rsid w:val="00E97C2D"/>
    <w:rsid w:val="00EA06EA"/>
    <w:rsid w:val="00EA0791"/>
    <w:rsid w:val="00EA1BB4"/>
    <w:rsid w:val="00EA2123"/>
    <w:rsid w:val="00EA27AE"/>
    <w:rsid w:val="00EA3E67"/>
    <w:rsid w:val="00EA59E1"/>
    <w:rsid w:val="00EA6287"/>
    <w:rsid w:val="00EB073D"/>
    <w:rsid w:val="00EB1BFC"/>
    <w:rsid w:val="00EB1CD7"/>
    <w:rsid w:val="00EB38E7"/>
    <w:rsid w:val="00EB4031"/>
    <w:rsid w:val="00EB46B3"/>
    <w:rsid w:val="00EB48D4"/>
    <w:rsid w:val="00EB4B64"/>
    <w:rsid w:val="00EB5A68"/>
    <w:rsid w:val="00EB61B3"/>
    <w:rsid w:val="00EB6A3B"/>
    <w:rsid w:val="00EB721F"/>
    <w:rsid w:val="00EC1609"/>
    <w:rsid w:val="00EC193C"/>
    <w:rsid w:val="00EC2153"/>
    <w:rsid w:val="00EC3135"/>
    <w:rsid w:val="00ED0A17"/>
    <w:rsid w:val="00ED1C37"/>
    <w:rsid w:val="00ED1DA6"/>
    <w:rsid w:val="00ED2E29"/>
    <w:rsid w:val="00ED3D0A"/>
    <w:rsid w:val="00ED69C8"/>
    <w:rsid w:val="00ED7D6F"/>
    <w:rsid w:val="00ED7E6B"/>
    <w:rsid w:val="00EE14BA"/>
    <w:rsid w:val="00EE1A41"/>
    <w:rsid w:val="00EE2A40"/>
    <w:rsid w:val="00EE36E8"/>
    <w:rsid w:val="00EE5309"/>
    <w:rsid w:val="00EE595B"/>
    <w:rsid w:val="00EE69B8"/>
    <w:rsid w:val="00EF009F"/>
    <w:rsid w:val="00EF06FE"/>
    <w:rsid w:val="00EF1C5A"/>
    <w:rsid w:val="00EF581F"/>
    <w:rsid w:val="00EF6245"/>
    <w:rsid w:val="00EF7DFD"/>
    <w:rsid w:val="00F00362"/>
    <w:rsid w:val="00F01203"/>
    <w:rsid w:val="00F01F5E"/>
    <w:rsid w:val="00F01F82"/>
    <w:rsid w:val="00F02D0B"/>
    <w:rsid w:val="00F03395"/>
    <w:rsid w:val="00F04EE6"/>
    <w:rsid w:val="00F06F06"/>
    <w:rsid w:val="00F10A3C"/>
    <w:rsid w:val="00F10A62"/>
    <w:rsid w:val="00F11BB5"/>
    <w:rsid w:val="00F120F5"/>
    <w:rsid w:val="00F15DAF"/>
    <w:rsid w:val="00F16E22"/>
    <w:rsid w:val="00F16ECC"/>
    <w:rsid w:val="00F21219"/>
    <w:rsid w:val="00F241D2"/>
    <w:rsid w:val="00F24BF6"/>
    <w:rsid w:val="00F26CC7"/>
    <w:rsid w:val="00F30862"/>
    <w:rsid w:val="00F3101C"/>
    <w:rsid w:val="00F32758"/>
    <w:rsid w:val="00F3317A"/>
    <w:rsid w:val="00F339C4"/>
    <w:rsid w:val="00F34D2F"/>
    <w:rsid w:val="00F368A5"/>
    <w:rsid w:val="00F36C99"/>
    <w:rsid w:val="00F45ED2"/>
    <w:rsid w:val="00F46374"/>
    <w:rsid w:val="00F474E2"/>
    <w:rsid w:val="00F507DF"/>
    <w:rsid w:val="00F50AC8"/>
    <w:rsid w:val="00F55B23"/>
    <w:rsid w:val="00F55DB3"/>
    <w:rsid w:val="00F619CF"/>
    <w:rsid w:val="00F61F64"/>
    <w:rsid w:val="00F632EF"/>
    <w:rsid w:val="00F64D76"/>
    <w:rsid w:val="00F65043"/>
    <w:rsid w:val="00F65900"/>
    <w:rsid w:val="00F65EEB"/>
    <w:rsid w:val="00F66246"/>
    <w:rsid w:val="00F66E53"/>
    <w:rsid w:val="00F67B23"/>
    <w:rsid w:val="00F67B7B"/>
    <w:rsid w:val="00F700BE"/>
    <w:rsid w:val="00F70787"/>
    <w:rsid w:val="00F71A53"/>
    <w:rsid w:val="00F744CF"/>
    <w:rsid w:val="00F758A6"/>
    <w:rsid w:val="00F7654E"/>
    <w:rsid w:val="00F76FE9"/>
    <w:rsid w:val="00F77C20"/>
    <w:rsid w:val="00F80A76"/>
    <w:rsid w:val="00F816C8"/>
    <w:rsid w:val="00F83983"/>
    <w:rsid w:val="00F87A85"/>
    <w:rsid w:val="00F907C0"/>
    <w:rsid w:val="00F91FF8"/>
    <w:rsid w:val="00F9627C"/>
    <w:rsid w:val="00F97F54"/>
    <w:rsid w:val="00FA0C3C"/>
    <w:rsid w:val="00FA25C2"/>
    <w:rsid w:val="00FA2816"/>
    <w:rsid w:val="00FA4907"/>
    <w:rsid w:val="00FA4E66"/>
    <w:rsid w:val="00FA7453"/>
    <w:rsid w:val="00FA7B1C"/>
    <w:rsid w:val="00FB1DF7"/>
    <w:rsid w:val="00FB3E3B"/>
    <w:rsid w:val="00FB54E9"/>
    <w:rsid w:val="00FB76D5"/>
    <w:rsid w:val="00FB7E14"/>
    <w:rsid w:val="00FC2677"/>
    <w:rsid w:val="00FC3195"/>
    <w:rsid w:val="00FC323A"/>
    <w:rsid w:val="00FC6E91"/>
    <w:rsid w:val="00FD2A0B"/>
    <w:rsid w:val="00FD711F"/>
    <w:rsid w:val="00FE4133"/>
    <w:rsid w:val="00FE7B5E"/>
    <w:rsid w:val="00FF339D"/>
    <w:rsid w:val="00FF3631"/>
    <w:rsid w:val="00FF41DA"/>
    <w:rsid w:val="00FF45C9"/>
    <w:rsid w:val="00FF4A36"/>
    <w:rsid w:val="00FF4D2B"/>
    <w:rsid w:val="00FF53B1"/>
    <w:rsid w:val="00FF62F0"/>
    <w:rsid w:val="010C6533"/>
    <w:rsid w:val="010D688C"/>
    <w:rsid w:val="01881A6E"/>
    <w:rsid w:val="01909755"/>
    <w:rsid w:val="019D4848"/>
    <w:rsid w:val="01BA38FE"/>
    <w:rsid w:val="01C7AA8A"/>
    <w:rsid w:val="026EEBB8"/>
    <w:rsid w:val="02A938ED"/>
    <w:rsid w:val="02BBFB54"/>
    <w:rsid w:val="033FFE8F"/>
    <w:rsid w:val="035B3A77"/>
    <w:rsid w:val="0386E0EB"/>
    <w:rsid w:val="039D7D2D"/>
    <w:rsid w:val="03F399C1"/>
    <w:rsid w:val="0415036A"/>
    <w:rsid w:val="0415598F"/>
    <w:rsid w:val="0418F3B3"/>
    <w:rsid w:val="0445094E"/>
    <w:rsid w:val="04643047"/>
    <w:rsid w:val="0469AE3B"/>
    <w:rsid w:val="04818F4C"/>
    <w:rsid w:val="0488CB5A"/>
    <w:rsid w:val="0489896F"/>
    <w:rsid w:val="049AAB10"/>
    <w:rsid w:val="04A95631"/>
    <w:rsid w:val="04BEB96D"/>
    <w:rsid w:val="04CBB9D3"/>
    <w:rsid w:val="04DDE2D8"/>
    <w:rsid w:val="04FA5DF3"/>
    <w:rsid w:val="0534EDC9"/>
    <w:rsid w:val="055A57DC"/>
    <w:rsid w:val="056DA2C4"/>
    <w:rsid w:val="05770728"/>
    <w:rsid w:val="058231A1"/>
    <w:rsid w:val="05BD16F0"/>
    <w:rsid w:val="05D07EAB"/>
    <w:rsid w:val="05EE56D9"/>
    <w:rsid w:val="061ADB31"/>
    <w:rsid w:val="0631A4E0"/>
    <w:rsid w:val="063A0B65"/>
    <w:rsid w:val="065B60F0"/>
    <w:rsid w:val="066334AA"/>
    <w:rsid w:val="069FC5ED"/>
    <w:rsid w:val="06A316F5"/>
    <w:rsid w:val="06B17A42"/>
    <w:rsid w:val="06F5F9D3"/>
    <w:rsid w:val="06F9823C"/>
    <w:rsid w:val="07662543"/>
    <w:rsid w:val="07DDDFC7"/>
    <w:rsid w:val="07F65A2F"/>
    <w:rsid w:val="07F72DB9"/>
    <w:rsid w:val="080A3AE7"/>
    <w:rsid w:val="0827F776"/>
    <w:rsid w:val="083C240B"/>
    <w:rsid w:val="086D26C1"/>
    <w:rsid w:val="08991467"/>
    <w:rsid w:val="089E2C87"/>
    <w:rsid w:val="08B4485D"/>
    <w:rsid w:val="08D13FAB"/>
    <w:rsid w:val="08D20EE3"/>
    <w:rsid w:val="08E7C0CC"/>
    <w:rsid w:val="08F6EAB7"/>
    <w:rsid w:val="08FE2B93"/>
    <w:rsid w:val="0961B557"/>
    <w:rsid w:val="098F60AC"/>
    <w:rsid w:val="099695E2"/>
    <w:rsid w:val="09CF185F"/>
    <w:rsid w:val="09FD140C"/>
    <w:rsid w:val="0A6356CF"/>
    <w:rsid w:val="0A640A35"/>
    <w:rsid w:val="0A7CBC8A"/>
    <w:rsid w:val="0ADF490B"/>
    <w:rsid w:val="0B30B331"/>
    <w:rsid w:val="0B403465"/>
    <w:rsid w:val="0B9779F9"/>
    <w:rsid w:val="0BDFF7C2"/>
    <w:rsid w:val="0BEA422D"/>
    <w:rsid w:val="0BED255B"/>
    <w:rsid w:val="0C3725A7"/>
    <w:rsid w:val="0C37D172"/>
    <w:rsid w:val="0C6BAB0D"/>
    <w:rsid w:val="0C7A8C4C"/>
    <w:rsid w:val="0C952202"/>
    <w:rsid w:val="0D14D203"/>
    <w:rsid w:val="0D3CBBC4"/>
    <w:rsid w:val="0D63EF0A"/>
    <w:rsid w:val="0D644152"/>
    <w:rsid w:val="0DD3A1D3"/>
    <w:rsid w:val="0E212DCA"/>
    <w:rsid w:val="0E52F4C7"/>
    <w:rsid w:val="0E60540E"/>
    <w:rsid w:val="0E6286E4"/>
    <w:rsid w:val="0ED3D2D3"/>
    <w:rsid w:val="0F21E2EF"/>
    <w:rsid w:val="0FC84390"/>
    <w:rsid w:val="0FE86E3F"/>
    <w:rsid w:val="10369564"/>
    <w:rsid w:val="10529B73"/>
    <w:rsid w:val="10653036"/>
    <w:rsid w:val="1068EA69"/>
    <w:rsid w:val="10B7A545"/>
    <w:rsid w:val="10F8CB32"/>
    <w:rsid w:val="11447025"/>
    <w:rsid w:val="117556D2"/>
    <w:rsid w:val="11985D97"/>
    <w:rsid w:val="11E6E4AB"/>
    <w:rsid w:val="11FCE470"/>
    <w:rsid w:val="12530F30"/>
    <w:rsid w:val="12679ECE"/>
    <w:rsid w:val="126FEFB8"/>
    <w:rsid w:val="127A85D5"/>
    <w:rsid w:val="12DF3411"/>
    <w:rsid w:val="130E95A6"/>
    <w:rsid w:val="1335B2D7"/>
    <w:rsid w:val="13BC51AA"/>
    <w:rsid w:val="13D24D7A"/>
    <w:rsid w:val="13F55412"/>
    <w:rsid w:val="1461CC78"/>
    <w:rsid w:val="14C15BB9"/>
    <w:rsid w:val="14D5790D"/>
    <w:rsid w:val="14DA6149"/>
    <w:rsid w:val="1514C69C"/>
    <w:rsid w:val="154CE5A6"/>
    <w:rsid w:val="15D08A3B"/>
    <w:rsid w:val="1619778F"/>
    <w:rsid w:val="1667068F"/>
    <w:rsid w:val="16CED2E6"/>
    <w:rsid w:val="16ED76B6"/>
    <w:rsid w:val="16F544D4"/>
    <w:rsid w:val="16F87959"/>
    <w:rsid w:val="1755CD74"/>
    <w:rsid w:val="179E4A43"/>
    <w:rsid w:val="17A40FC3"/>
    <w:rsid w:val="1886BFD8"/>
    <w:rsid w:val="18B880B6"/>
    <w:rsid w:val="18CAF489"/>
    <w:rsid w:val="192E9F90"/>
    <w:rsid w:val="197FC6A7"/>
    <w:rsid w:val="19FF2137"/>
    <w:rsid w:val="1A386BFA"/>
    <w:rsid w:val="1A85B65B"/>
    <w:rsid w:val="1AA34889"/>
    <w:rsid w:val="1AAE196E"/>
    <w:rsid w:val="1AF732F7"/>
    <w:rsid w:val="1B32E7E4"/>
    <w:rsid w:val="1B77266A"/>
    <w:rsid w:val="1B8B4A58"/>
    <w:rsid w:val="1BBC272A"/>
    <w:rsid w:val="1BEC0F66"/>
    <w:rsid w:val="1BFE05B0"/>
    <w:rsid w:val="1C0D80B7"/>
    <w:rsid w:val="1C620A1D"/>
    <w:rsid w:val="1C627D80"/>
    <w:rsid w:val="1CA3AAE4"/>
    <w:rsid w:val="1D7843B6"/>
    <w:rsid w:val="1DA3133A"/>
    <w:rsid w:val="1DAF7783"/>
    <w:rsid w:val="1E47054F"/>
    <w:rsid w:val="1E56B501"/>
    <w:rsid w:val="1F25CA0F"/>
    <w:rsid w:val="1FAE02CA"/>
    <w:rsid w:val="1FBFB8F3"/>
    <w:rsid w:val="1FE63821"/>
    <w:rsid w:val="1FF39E8E"/>
    <w:rsid w:val="20B5369C"/>
    <w:rsid w:val="20BAAEBD"/>
    <w:rsid w:val="20C49BF5"/>
    <w:rsid w:val="213081D2"/>
    <w:rsid w:val="2193D0D3"/>
    <w:rsid w:val="21BE0605"/>
    <w:rsid w:val="21E76187"/>
    <w:rsid w:val="221100DA"/>
    <w:rsid w:val="221CB989"/>
    <w:rsid w:val="22859425"/>
    <w:rsid w:val="22EF6699"/>
    <w:rsid w:val="2350D9C3"/>
    <w:rsid w:val="23CEC48A"/>
    <w:rsid w:val="23E82A0E"/>
    <w:rsid w:val="24967E7E"/>
    <w:rsid w:val="251F0249"/>
    <w:rsid w:val="2585EEA0"/>
    <w:rsid w:val="258BE039"/>
    <w:rsid w:val="25E5963E"/>
    <w:rsid w:val="2634C964"/>
    <w:rsid w:val="2681E2D3"/>
    <w:rsid w:val="26D9E2D4"/>
    <w:rsid w:val="26F96E6B"/>
    <w:rsid w:val="26FAB53D"/>
    <w:rsid w:val="2745EEA3"/>
    <w:rsid w:val="27738AA1"/>
    <w:rsid w:val="27983B55"/>
    <w:rsid w:val="27B371CE"/>
    <w:rsid w:val="2845A183"/>
    <w:rsid w:val="2850A503"/>
    <w:rsid w:val="28564584"/>
    <w:rsid w:val="285C6EA9"/>
    <w:rsid w:val="28968206"/>
    <w:rsid w:val="290C313A"/>
    <w:rsid w:val="29192FB0"/>
    <w:rsid w:val="292F6B75"/>
    <w:rsid w:val="299E442E"/>
    <w:rsid w:val="29C08A13"/>
    <w:rsid w:val="29C68204"/>
    <w:rsid w:val="29E495D0"/>
    <w:rsid w:val="29F0D2F6"/>
    <w:rsid w:val="2A3479F6"/>
    <w:rsid w:val="2A4194E0"/>
    <w:rsid w:val="2A4BCC7E"/>
    <w:rsid w:val="2AB8AC18"/>
    <w:rsid w:val="2B0B61B4"/>
    <w:rsid w:val="2B0E62FF"/>
    <w:rsid w:val="2B2ED395"/>
    <w:rsid w:val="2B53E801"/>
    <w:rsid w:val="2B62E90A"/>
    <w:rsid w:val="2B8A46D3"/>
    <w:rsid w:val="2BA2E33B"/>
    <w:rsid w:val="2BD84898"/>
    <w:rsid w:val="2C040C70"/>
    <w:rsid w:val="2C07914B"/>
    <w:rsid w:val="2C31C371"/>
    <w:rsid w:val="2C3840B9"/>
    <w:rsid w:val="2C6DE8FE"/>
    <w:rsid w:val="2C973211"/>
    <w:rsid w:val="2CDF8FA6"/>
    <w:rsid w:val="2CE9974C"/>
    <w:rsid w:val="2CF21B20"/>
    <w:rsid w:val="2D4592E7"/>
    <w:rsid w:val="2D51F0DC"/>
    <w:rsid w:val="2D7692D0"/>
    <w:rsid w:val="2DE32F6B"/>
    <w:rsid w:val="2E0D8DB4"/>
    <w:rsid w:val="2E531912"/>
    <w:rsid w:val="2E8360B0"/>
    <w:rsid w:val="2ED26D48"/>
    <w:rsid w:val="2F500F86"/>
    <w:rsid w:val="2F6C38E7"/>
    <w:rsid w:val="301F3111"/>
    <w:rsid w:val="302D6858"/>
    <w:rsid w:val="304028E5"/>
    <w:rsid w:val="317D0467"/>
    <w:rsid w:val="31B4EF33"/>
    <w:rsid w:val="31FE47E4"/>
    <w:rsid w:val="3277222D"/>
    <w:rsid w:val="32796903"/>
    <w:rsid w:val="329FCEFC"/>
    <w:rsid w:val="32D80DE5"/>
    <w:rsid w:val="32FCA1B9"/>
    <w:rsid w:val="3305D8B9"/>
    <w:rsid w:val="33364FF5"/>
    <w:rsid w:val="33539A75"/>
    <w:rsid w:val="33555222"/>
    <w:rsid w:val="337C797D"/>
    <w:rsid w:val="33B9C3C9"/>
    <w:rsid w:val="33DE4CA3"/>
    <w:rsid w:val="3464C941"/>
    <w:rsid w:val="348E4727"/>
    <w:rsid w:val="34A3D82C"/>
    <w:rsid w:val="34A9484A"/>
    <w:rsid w:val="34E30DDF"/>
    <w:rsid w:val="34F12283"/>
    <w:rsid w:val="351158B3"/>
    <w:rsid w:val="3532758E"/>
    <w:rsid w:val="3586BC8B"/>
    <w:rsid w:val="35B337AE"/>
    <w:rsid w:val="35F170F1"/>
    <w:rsid w:val="3623AB70"/>
    <w:rsid w:val="362DA61F"/>
    <w:rsid w:val="3661C4BB"/>
    <w:rsid w:val="367EDE40"/>
    <w:rsid w:val="3684A4FA"/>
    <w:rsid w:val="36CF1895"/>
    <w:rsid w:val="36E28038"/>
    <w:rsid w:val="36E8828B"/>
    <w:rsid w:val="36F35937"/>
    <w:rsid w:val="3703C2C4"/>
    <w:rsid w:val="3716BBE0"/>
    <w:rsid w:val="3751EEC9"/>
    <w:rsid w:val="37808A29"/>
    <w:rsid w:val="382A3D7D"/>
    <w:rsid w:val="389A01BF"/>
    <w:rsid w:val="38A390AB"/>
    <w:rsid w:val="38CFD679"/>
    <w:rsid w:val="38D4F38F"/>
    <w:rsid w:val="39133A6C"/>
    <w:rsid w:val="391633BD"/>
    <w:rsid w:val="3983147D"/>
    <w:rsid w:val="398ACA59"/>
    <w:rsid w:val="3A1178CC"/>
    <w:rsid w:val="3A30DAFF"/>
    <w:rsid w:val="3B0C6949"/>
    <w:rsid w:val="3B4C36D9"/>
    <w:rsid w:val="3B6BA3AA"/>
    <w:rsid w:val="3BC61D5F"/>
    <w:rsid w:val="3C0A1B1E"/>
    <w:rsid w:val="3C362AED"/>
    <w:rsid w:val="3C67093C"/>
    <w:rsid w:val="3CBBBC36"/>
    <w:rsid w:val="3D3222A7"/>
    <w:rsid w:val="3D35AED8"/>
    <w:rsid w:val="3E59C299"/>
    <w:rsid w:val="3E990CB7"/>
    <w:rsid w:val="3F074B0C"/>
    <w:rsid w:val="3F53BCFA"/>
    <w:rsid w:val="3F698459"/>
    <w:rsid w:val="3F7340FB"/>
    <w:rsid w:val="3F854788"/>
    <w:rsid w:val="3F8B7D2E"/>
    <w:rsid w:val="3FB30CA0"/>
    <w:rsid w:val="3FF0C941"/>
    <w:rsid w:val="3FFA45D8"/>
    <w:rsid w:val="402C55DC"/>
    <w:rsid w:val="4031BCEF"/>
    <w:rsid w:val="40476FC4"/>
    <w:rsid w:val="4054A3B7"/>
    <w:rsid w:val="40994EBE"/>
    <w:rsid w:val="409A9508"/>
    <w:rsid w:val="409F8C52"/>
    <w:rsid w:val="40DFBDE4"/>
    <w:rsid w:val="40F0EF9C"/>
    <w:rsid w:val="41115093"/>
    <w:rsid w:val="41972D02"/>
    <w:rsid w:val="41AD7C2C"/>
    <w:rsid w:val="42560C4A"/>
    <w:rsid w:val="4259D949"/>
    <w:rsid w:val="42E7BBA3"/>
    <w:rsid w:val="430336F8"/>
    <w:rsid w:val="43654ECE"/>
    <w:rsid w:val="43ED8E3C"/>
    <w:rsid w:val="43EDB704"/>
    <w:rsid w:val="4408A73E"/>
    <w:rsid w:val="440FFAFF"/>
    <w:rsid w:val="4460D3EA"/>
    <w:rsid w:val="45064251"/>
    <w:rsid w:val="4544EB27"/>
    <w:rsid w:val="45660972"/>
    <w:rsid w:val="457FD480"/>
    <w:rsid w:val="45AF08C3"/>
    <w:rsid w:val="4614B8B0"/>
    <w:rsid w:val="468ED2D0"/>
    <w:rsid w:val="46AC05C8"/>
    <w:rsid w:val="46CF6EDD"/>
    <w:rsid w:val="4719A766"/>
    <w:rsid w:val="472500DB"/>
    <w:rsid w:val="474BCDD4"/>
    <w:rsid w:val="474CA6AA"/>
    <w:rsid w:val="4799D096"/>
    <w:rsid w:val="48029F05"/>
    <w:rsid w:val="480A35A3"/>
    <w:rsid w:val="4853D03B"/>
    <w:rsid w:val="48567F44"/>
    <w:rsid w:val="486354BC"/>
    <w:rsid w:val="48864F36"/>
    <w:rsid w:val="4903D2EB"/>
    <w:rsid w:val="4933EA2B"/>
    <w:rsid w:val="49464D40"/>
    <w:rsid w:val="4960CA90"/>
    <w:rsid w:val="4AF4134D"/>
    <w:rsid w:val="4B114224"/>
    <w:rsid w:val="4B25007D"/>
    <w:rsid w:val="4B70FF8D"/>
    <w:rsid w:val="4BAE25C2"/>
    <w:rsid w:val="4BBC599F"/>
    <w:rsid w:val="4BC59440"/>
    <w:rsid w:val="4C0BB95D"/>
    <w:rsid w:val="4C9D883E"/>
    <w:rsid w:val="4D133792"/>
    <w:rsid w:val="4D9FA887"/>
    <w:rsid w:val="4DBE40EC"/>
    <w:rsid w:val="4DC37080"/>
    <w:rsid w:val="4DCAA0DE"/>
    <w:rsid w:val="4DFF234F"/>
    <w:rsid w:val="4E307E18"/>
    <w:rsid w:val="4E56C4B9"/>
    <w:rsid w:val="4E65F18E"/>
    <w:rsid w:val="4F088FA1"/>
    <w:rsid w:val="4F12BFBE"/>
    <w:rsid w:val="4F40E8F0"/>
    <w:rsid w:val="4F5E8630"/>
    <w:rsid w:val="4FB9A6DA"/>
    <w:rsid w:val="4FDA5A73"/>
    <w:rsid w:val="503DA192"/>
    <w:rsid w:val="50419240"/>
    <w:rsid w:val="5079906D"/>
    <w:rsid w:val="507E05CD"/>
    <w:rsid w:val="50911BEB"/>
    <w:rsid w:val="50F0DEDE"/>
    <w:rsid w:val="50F6D432"/>
    <w:rsid w:val="510F3F4A"/>
    <w:rsid w:val="51148937"/>
    <w:rsid w:val="51739D8E"/>
    <w:rsid w:val="51831EF1"/>
    <w:rsid w:val="51D8A55E"/>
    <w:rsid w:val="51E98F6F"/>
    <w:rsid w:val="51EA156D"/>
    <w:rsid w:val="521E4BC3"/>
    <w:rsid w:val="524B5E5E"/>
    <w:rsid w:val="525AB997"/>
    <w:rsid w:val="528A6A54"/>
    <w:rsid w:val="52C1FEF6"/>
    <w:rsid w:val="52CBAA53"/>
    <w:rsid w:val="52DA6BA8"/>
    <w:rsid w:val="53810416"/>
    <w:rsid w:val="5387A65F"/>
    <w:rsid w:val="53E567E0"/>
    <w:rsid w:val="53E72EBF"/>
    <w:rsid w:val="54900D06"/>
    <w:rsid w:val="54964FB0"/>
    <w:rsid w:val="552C8B88"/>
    <w:rsid w:val="55AD6555"/>
    <w:rsid w:val="55B51C0E"/>
    <w:rsid w:val="55BCA557"/>
    <w:rsid w:val="55C07C18"/>
    <w:rsid w:val="55F89820"/>
    <w:rsid w:val="56446650"/>
    <w:rsid w:val="56D51335"/>
    <w:rsid w:val="56E3B431"/>
    <w:rsid w:val="57954260"/>
    <w:rsid w:val="57C63DEC"/>
    <w:rsid w:val="57C69DC7"/>
    <w:rsid w:val="58268A13"/>
    <w:rsid w:val="582B0928"/>
    <w:rsid w:val="5865A474"/>
    <w:rsid w:val="58DFAE9B"/>
    <w:rsid w:val="58DFC06A"/>
    <w:rsid w:val="591865D8"/>
    <w:rsid w:val="596968C7"/>
    <w:rsid w:val="59A7EB0D"/>
    <w:rsid w:val="59B4D816"/>
    <w:rsid w:val="59C67806"/>
    <w:rsid w:val="5A49908A"/>
    <w:rsid w:val="5A4E4395"/>
    <w:rsid w:val="5A93F85E"/>
    <w:rsid w:val="5ABE9A7F"/>
    <w:rsid w:val="5AE83176"/>
    <w:rsid w:val="5B25C7FA"/>
    <w:rsid w:val="5B2C0654"/>
    <w:rsid w:val="5B3B3593"/>
    <w:rsid w:val="5B4EAC22"/>
    <w:rsid w:val="5B6688A2"/>
    <w:rsid w:val="5B6D5C20"/>
    <w:rsid w:val="5B8B808B"/>
    <w:rsid w:val="5BB37633"/>
    <w:rsid w:val="5BD6906B"/>
    <w:rsid w:val="5BD6D9DA"/>
    <w:rsid w:val="5BDAFC62"/>
    <w:rsid w:val="5CAD1002"/>
    <w:rsid w:val="5CEF3531"/>
    <w:rsid w:val="5D3148E2"/>
    <w:rsid w:val="5D43CEAD"/>
    <w:rsid w:val="5D515779"/>
    <w:rsid w:val="5D5D9D3A"/>
    <w:rsid w:val="5DE9EE35"/>
    <w:rsid w:val="5DF3FC1F"/>
    <w:rsid w:val="5E4C68AD"/>
    <w:rsid w:val="5E78B7F7"/>
    <w:rsid w:val="5EC2173E"/>
    <w:rsid w:val="5F1E7016"/>
    <w:rsid w:val="5F80925E"/>
    <w:rsid w:val="5F85BE96"/>
    <w:rsid w:val="602DEE16"/>
    <w:rsid w:val="606384AD"/>
    <w:rsid w:val="606EDFC5"/>
    <w:rsid w:val="607A6D64"/>
    <w:rsid w:val="6084614E"/>
    <w:rsid w:val="609CC0E9"/>
    <w:rsid w:val="60E5F0DE"/>
    <w:rsid w:val="60FECFAC"/>
    <w:rsid w:val="6111E29E"/>
    <w:rsid w:val="6157B91A"/>
    <w:rsid w:val="619B47D8"/>
    <w:rsid w:val="61DA7295"/>
    <w:rsid w:val="61E3AAB6"/>
    <w:rsid w:val="6242A5E1"/>
    <w:rsid w:val="6244C1D2"/>
    <w:rsid w:val="62569E86"/>
    <w:rsid w:val="626DF4E8"/>
    <w:rsid w:val="62841495"/>
    <w:rsid w:val="62B3A594"/>
    <w:rsid w:val="62B41173"/>
    <w:rsid w:val="633D2E9E"/>
    <w:rsid w:val="63582371"/>
    <w:rsid w:val="63809B75"/>
    <w:rsid w:val="6390D883"/>
    <w:rsid w:val="63CF1F2D"/>
    <w:rsid w:val="63FD1361"/>
    <w:rsid w:val="6409C549"/>
    <w:rsid w:val="641A347F"/>
    <w:rsid w:val="64CC5FA6"/>
    <w:rsid w:val="64E3F7D9"/>
    <w:rsid w:val="651130BF"/>
    <w:rsid w:val="651E40D0"/>
    <w:rsid w:val="659AFFB5"/>
    <w:rsid w:val="65C2C08B"/>
    <w:rsid w:val="65F34E61"/>
    <w:rsid w:val="6609CC7F"/>
    <w:rsid w:val="660D416D"/>
    <w:rsid w:val="661505F7"/>
    <w:rsid w:val="664098E0"/>
    <w:rsid w:val="667E9D0C"/>
    <w:rsid w:val="668F3265"/>
    <w:rsid w:val="6696D89D"/>
    <w:rsid w:val="66E7E657"/>
    <w:rsid w:val="67B3F312"/>
    <w:rsid w:val="67BEB298"/>
    <w:rsid w:val="680EC130"/>
    <w:rsid w:val="6832DF1F"/>
    <w:rsid w:val="6837B844"/>
    <w:rsid w:val="683A3364"/>
    <w:rsid w:val="683B978B"/>
    <w:rsid w:val="6886DF8E"/>
    <w:rsid w:val="68BCFEB8"/>
    <w:rsid w:val="68F0C663"/>
    <w:rsid w:val="68FEA522"/>
    <w:rsid w:val="69348E62"/>
    <w:rsid w:val="697B1368"/>
    <w:rsid w:val="69AA6064"/>
    <w:rsid w:val="69D8F8BF"/>
    <w:rsid w:val="6A382357"/>
    <w:rsid w:val="6A62BAAC"/>
    <w:rsid w:val="6A6DDB25"/>
    <w:rsid w:val="6ABDB88C"/>
    <w:rsid w:val="6AD05EC3"/>
    <w:rsid w:val="6B11F026"/>
    <w:rsid w:val="6B3A92F4"/>
    <w:rsid w:val="6BB0A1A2"/>
    <w:rsid w:val="6BE2554C"/>
    <w:rsid w:val="6C2140C4"/>
    <w:rsid w:val="6C8F2E5C"/>
    <w:rsid w:val="6D0B4531"/>
    <w:rsid w:val="6D11B59C"/>
    <w:rsid w:val="6D43B094"/>
    <w:rsid w:val="6D4EABAD"/>
    <w:rsid w:val="6D66A613"/>
    <w:rsid w:val="6D8F9CD4"/>
    <w:rsid w:val="6E23C804"/>
    <w:rsid w:val="6EAD0BAA"/>
    <w:rsid w:val="6EC3223C"/>
    <w:rsid w:val="6EE2D5AC"/>
    <w:rsid w:val="6F109D77"/>
    <w:rsid w:val="6F649F45"/>
    <w:rsid w:val="6F77756D"/>
    <w:rsid w:val="6F7A768D"/>
    <w:rsid w:val="700A646F"/>
    <w:rsid w:val="70DC2426"/>
    <w:rsid w:val="7122BCA6"/>
    <w:rsid w:val="713FA047"/>
    <w:rsid w:val="7161D3F6"/>
    <w:rsid w:val="71893E71"/>
    <w:rsid w:val="71D4610C"/>
    <w:rsid w:val="71EF50E1"/>
    <w:rsid w:val="71F5642B"/>
    <w:rsid w:val="72145481"/>
    <w:rsid w:val="7222A31C"/>
    <w:rsid w:val="724586A6"/>
    <w:rsid w:val="72497FD4"/>
    <w:rsid w:val="72563063"/>
    <w:rsid w:val="727168C2"/>
    <w:rsid w:val="72C0F2FF"/>
    <w:rsid w:val="72F45106"/>
    <w:rsid w:val="72F661C4"/>
    <w:rsid w:val="72FA3A1E"/>
    <w:rsid w:val="72FF8355"/>
    <w:rsid w:val="7339FC0F"/>
    <w:rsid w:val="73E89117"/>
    <w:rsid w:val="74876D7A"/>
    <w:rsid w:val="74A7F1A6"/>
    <w:rsid w:val="7510F473"/>
    <w:rsid w:val="75131612"/>
    <w:rsid w:val="7515222A"/>
    <w:rsid w:val="751B3C3D"/>
    <w:rsid w:val="75282BEF"/>
    <w:rsid w:val="75587CA4"/>
    <w:rsid w:val="75928E01"/>
    <w:rsid w:val="76043803"/>
    <w:rsid w:val="7679230E"/>
    <w:rsid w:val="76E637A4"/>
    <w:rsid w:val="779E78FD"/>
    <w:rsid w:val="77A76CBD"/>
    <w:rsid w:val="77F4D4D9"/>
    <w:rsid w:val="7826E46B"/>
    <w:rsid w:val="783458C8"/>
    <w:rsid w:val="7870CD5A"/>
    <w:rsid w:val="7887F512"/>
    <w:rsid w:val="78A7B9BB"/>
    <w:rsid w:val="78F6BEF2"/>
    <w:rsid w:val="79329CFB"/>
    <w:rsid w:val="79AECAEC"/>
    <w:rsid w:val="79B2D2E7"/>
    <w:rsid w:val="7A11C343"/>
    <w:rsid w:val="7A4BA231"/>
    <w:rsid w:val="7A7BBCEA"/>
    <w:rsid w:val="7A7BF836"/>
    <w:rsid w:val="7A9EA854"/>
    <w:rsid w:val="7AFB8992"/>
    <w:rsid w:val="7B732EF0"/>
    <w:rsid w:val="7B96495E"/>
    <w:rsid w:val="7B99C05A"/>
    <w:rsid w:val="7B9FF9F8"/>
    <w:rsid w:val="7BA72AD1"/>
    <w:rsid w:val="7BB0AFE0"/>
    <w:rsid w:val="7BC8F45A"/>
    <w:rsid w:val="7BCFE9E4"/>
    <w:rsid w:val="7BE36CE0"/>
    <w:rsid w:val="7BFBF81F"/>
    <w:rsid w:val="7C80D30F"/>
    <w:rsid w:val="7C8889C9"/>
    <w:rsid w:val="7C96BFAC"/>
    <w:rsid w:val="7CE9A123"/>
    <w:rsid w:val="7CF6AF9D"/>
    <w:rsid w:val="7D16F851"/>
    <w:rsid w:val="7D1F3B92"/>
    <w:rsid w:val="7D3DF1E8"/>
    <w:rsid w:val="7D534E45"/>
    <w:rsid w:val="7D5FCE57"/>
    <w:rsid w:val="7D901D9E"/>
    <w:rsid w:val="7D926DF6"/>
    <w:rsid w:val="7DABE6C8"/>
    <w:rsid w:val="7DB20BA4"/>
    <w:rsid w:val="7DB6691A"/>
    <w:rsid w:val="7E2234F5"/>
    <w:rsid w:val="7E399E3D"/>
    <w:rsid w:val="7E9528D9"/>
    <w:rsid w:val="7EE3DF52"/>
    <w:rsid w:val="7EE7FDC7"/>
    <w:rsid w:val="7F192EB5"/>
    <w:rsid w:val="7F3CF268"/>
    <w:rsid w:val="7FF3891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3B50146"/>
  <w15:docId w15:val="{E0DCB1F8-1A57-4DB3-8340-EEA8EE5CB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hAnsi="Tms Rmn" w:eastAsia="Times New Roman" w:cs="Times New Roman"/>
        <w:lang w:val="el-GR" w:eastAsia="el-G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uiPriority="92" w:semiHidden="1" w:unhideWhenUsed="1"/>
    <w:lsdException w:name="index 3" w:uiPriority="92" w:semiHidden="1" w:unhideWhenUsed="1"/>
    <w:lsdException w:name="index 4" w:uiPriority="92" w:semiHidden="1" w:unhideWhenUsed="1"/>
    <w:lsdException w:name="index 5" w:uiPriority="92" w:semiHidden="1" w:unhideWhenUsed="1"/>
    <w:lsdException w:name="index 6" w:uiPriority="92" w:semiHidden="1" w:unhideWhenUsed="1"/>
    <w:lsdException w:name="index 7" w:uiPriority="92" w:semiHidden="1" w:unhideWhenUsed="1"/>
    <w:lsdException w:name="index 8" w:uiPriority="92" w:semiHidden="1" w:unhideWhenUsed="1"/>
    <w:lsdException w:name="index 9" w:uiPriority="92"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24" w:semiHidden="1" w:unhideWhenUsed="1"/>
    <w:lsdException w:name="toc 6" w:uiPriority="24" w:semiHidden="1" w:unhideWhenUsed="1"/>
    <w:lsdException w:name="toc 7" w:uiPriority="24" w:semiHidden="1" w:unhideWhenUsed="1"/>
    <w:lsdException w:name="toc 8" w:uiPriority="24" w:semiHidden="1" w:unhideWhenUsed="1"/>
    <w:lsdException w:name="toc 9" w:uiPriority="24" w:semiHidden="1" w:unhideWhenUsed="1"/>
    <w:lsdException w:name="Normal Indent" w:semiHidden="1" w:unhideWhenUsed="1"/>
    <w:lsdException w:name="footnote text" w:uiPriority="91" w:semiHidden="1" w:unhideWhenUsed="1"/>
    <w:lsdException w:name="annotation text" w:uiPriority="91"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uiPriority="91" w:semiHidden="1" w:unhideWhenUsed="1"/>
    <w:lsdException w:name="envelope return" w:uiPriority="91" w:semiHidden="1" w:unhideWhenUsed="1"/>
    <w:lsdException w:name="footnote reference" w:uiPriority="91" w:semiHidden="1" w:unhideWhenUsed="1"/>
    <w:lsdException w:name="annotation reference" w:uiPriority="91" w:semiHidden="1" w:unhideWhenUsed="1"/>
    <w:lsdException w:name="line number" w:uiPriority="92" w:semiHidden="1" w:unhideWhenUsed="1"/>
    <w:lsdException w:name="page number" w:uiPriority="92" w:semiHidden="1" w:unhideWhenUsed="1"/>
    <w:lsdException w:name="endnote reference" w:uiPriority="91" w:semiHidden="1" w:unhideWhenUsed="1"/>
    <w:lsdException w:name="endnote text" w:uiPriority="91" w:semiHidden="1" w:unhideWhenUsed="1"/>
    <w:lsdException w:name="table of authorities" w:semiHidden="1" w:unhideWhenUsed="1"/>
    <w:lsdException w:name="macro" w:uiPriority="92" w:semiHidden="1" w:unhideWhenUsed="1"/>
    <w:lsdException w:name="toa heading" w:semiHidden="1" w:unhideWhenUsed="1"/>
    <w:lsdException w:name="List" w:uiPriority="92" w:semiHidden="1" w:unhideWhenUsed="1"/>
    <w:lsdException w:name="List Bullet" w:uiPriority="19" w:semiHidden="1" w:unhideWhenUsed="1" w:qFormat="1"/>
    <w:lsdException w:name="List Number" w:uiPriority="19" w:qFormat="1"/>
    <w:lsdException w:name="List 2" w:uiPriority="92" w:semiHidden="1" w:unhideWhenUsed="1"/>
    <w:lsdException w:name="List 3" w:uiPriority="92" w:semiHidden="1" w:unhideWhenUsed="1"/>
    <w:lsdException w:name="List 4" w:uiPriority="92"/>
    <w:lsdException w:name="List 5" w:uiPriority="92"/>
    <w:lsdException w:name="List Bullet 2" w:uiPriority="92" w:semiHidden="1" w:unhideWhenUsed="1"/>
    <w:lsdException w:name="List Bullet 3" w:uiPriority="92" w:semiHidden="1" w:unhideWhenUsed="1"/>
    <w:lsdException w:name="List Bullet 4" w:uiPriority="92" w:semiHidden="1" w:unhideWhenUsed="1"/>
    <w:lsdException w:name="List Bullet 5" w:uiPriority="92" w:semiHidden="1" w:unhideWhenUsed="1"/>
    <w:lsdException w:name="List Number 2" w:uiPriority="92" w:semiHidden="1" w:unhideWhenUsed="1"/>
    <w:lsdException w:name="List Number 3" w:uiPriority="92" w:semiHidden="1" w:unhideWhenUsed="1"/>
    <w:lsdException w:name="List Number 4" w:uiPriority="92" w:semiHidden="1" w:unhideWhenUsed="1"/>
    <w:lsdException w:name="List Number 5" w:uiPriority="92" w:semiHidden="1" w:unhideWhenUsed="1"/>
    <w:lsdException w:name="Title" w:uiPriority="92"/>
    <w:lsdException w:name="Closing" w:uiPriority="91" w:semiHidden="1" w:unhideWhenUsed="1"/>
    <w:lsdException w:name="Signature" w:uiPriority="92" w:semiHidden="1" w:unhideWhenUsed="1"/>
    <w:lsdException w:name="Default Paragraph Font" w:semiHidden="1" w:unhideWhenUsed="1"/>
    <w:lsdException w:name="Body Text" w:uiPriority="1" w:semiHidden="1" w:unhideWhenUsed="1" w:qFormat="1"/>
    <w:lsdException w:name="Body Text Indent" w:uiPriority="84" w:semiHidden="1" w:unhideWhenUsed="1"/>
    <w:lsdException w:name="List Continue" w:uiPriority="92" w:semiHidden="1" w:unhideWhenUsed="1"/>
    <w:lsdException w:name="List Continue 2" w:uiPriority="92" w:semiHidden="1" w:unhideWhenUsed="1"/>
    <w:lsdException w:name="List Continue 3" w:uiPriority="92" w:semiHidden="1" w:unhideWhenUsed="1"/>
    <w:lsdException w:name="List Continue 4" w:uiPriority="92" w:semiHidden="1" w:unhideWhenUsed="1"/>
    <w:lsdException w:name="List Continue 5" w:uiPriority="92" w:semiHidden="1" w:unhideWhenUsed="1"/>
    <w:lsdException w:name="Message Header" w:uiPriority="92" w:semiHidden="1" w:unhideWhenUsed="1"/>
    <w:lsdException w:name="Subtitle" w:qFormat="1"/>
    <w:lsdException w:name="Salutation" w:uiPriority="92"/>
    <w:lsdException w:name="Date" w:uiPriority="91"/>
    <w:lsdException w:name="Body Text First Indent" w:uiPriority="82"/>
    <w:lsdException w:name="Body Text First Indent 2" w:uiPriority="83" w:semiHidden="1" w:unhideWhenUsed="1"/>
    <w:lsdException w:name="Note Heading" w:uiPriority="92" w:semiHidden="1" w:unhideWhenUsed="1"/>
    <w:lsdException w:name="Body Text 2" w:uiPriority="80" w:semiHidden="1" w:unhideWhenUsed="1"/>
    <w:lsdException w:name="Body Text 3" w:uiPriority="81" w:semiHidden="1" w:unhideWhenUsed="1"/>
    <w:lsdException w:name="Body Text Indent 2" w:uiPriority="85" w:semiHidden="1" w:unhideWhenUsed="1"/>
    <w:lsdException w:name="Body Text Indent 3" w:uiPriority="86" w:semiHidden="1" w:unhideWhenUsed="1"/>
    <w:lsdException w:name="Block Text" w:uiPriority="91" w:semiHidden="1" w:unhideWhenUsed="1"/>
    <w:lsdException w:name="Hyperlink" w:uiPriority="99" w:semiHidden="1" w:unhideWhenUsed="1"/>
    <w:lsdException w:name="FollowedHyperlink" w:uiPriority="99" w:semiHidden="1" w:unhideWhenUsed="1"/>
    <w:lsdException w:name="Strong" w:uiPriority="22" w:qFormat="1"/>
    <w:lsdException w:name="Emphasis" w:uiPriority="20" w:qFormat="1"/>
    <w:lsdException w:name="Document Map" w:semiHidden="1" w:unhideWhenUsed="1"/>
    <w:lsdException w:name="Plain Text" w:uiPriority="92" w:semiHidden="1" w:unhideWhenUsed="1"/>
    <w:lsdException w:name="E-mail Signature" w:uiPriority="91" w:semiHidden="1" w:unhideWhenUsed="1"/>
    <w:lsdException w:name="HTML Top of Form" w:semiHidden="1" w:unhideWhenUsed="1"/>
    <w:lsdException w:name="HTML Bottom of Form" w:semiHidden="1" w:unhideWhenUsed="1"/>
    <w:lsdException w:name="Normal (Web)" w:uiPriority="99" w:semiHidden="1" w:unhideWhenUsed="1"/>
    <w:lsdException w:name="HTML Acronym" w:uiPriority="90" w:semiHidden="1" w:unhideWhenUsed="1"/>
    <w:lsdException w:name="HTML Address" w:uiPriority="90" w:semiHidden="1" w:unhideWhenUsed="1"/>
    <w:lsdException w:name="HTML Cite" w:uiPriority="90" w:semiHidden="1" w:unhideWhenUsed="1"/>
    <w:lsdException w:name="HTML Code" w:uiPriority="90" w:semiHidden="1" w:unhideWhenUsed="1"/>
    <w:lsdException w:name="HTML Definition" w:uiPriority="90" w:semiHidden="1" w:unhideWhenUsed="1"/>
    <w:lsdException w:name="HTML Keyboard" w:uiPriority="90" w:semiHidden="1" w:unhideWhenUsed="1"/>
    <w:lsdException w:name="HTML Preformatted" w:uiPriority="90" w:semiHidden="1" w:unhideWhenUsed="1"/>
    <w:lsdException w:name="HTML Sample" w:uiPriority="90" w:semiHidden="1" w:unhideWhenUsed="1"/>
    <w:lsdException w:name="HTML Typewriter" w:uiPriority="90" w:semiHidden="1" w:unhideWhenUsed="1"/>
    <w:lsdException w:name="HTML Variable" w:uiPriority="90" w:semiHidden="1" w:unhideWhenUsed="1"/>
    <w:lsdException w:name="Normal Table" w:semiHidden="1" w:unhideWhenUsed="1"/>
    <w:lsdException w:name="annotation subject" w:uiPriority="9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9"/>
    <w:lsdException w:name="Intense Emphasis" w:uiPriority="29"/>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706CAB"/>
    <w:pPr>
      <w:spacing w:before="60" w:after="120" w:line="312" w:lineRule="auto"/>
      <w:jc w:val="both"/>
    </w:pPr>
    <w:rPr>
      <w:rFonts w:ascii="Tahoma" w:hAnsi="Tahoma"/>
      <w:lang w:val="en-GB" w:eastAsia="en-US"/>
    </w:rPr>
  </w:style>
  <w:style w:type="paragraph" w:styleId="Heading1">
    <w:name w:val="heading 1"/>
    <w:basedOn w:val="Normal"/>
    <w:next w:val="Heading2"/>
    <w:link w:val="Heading1Char"/>
    <w:uiPriority w:val="9"/>
    <w:qFormat/>
    <w:rsid w:val="507E05CD"/>
    <w:pPr>
      <w:keepNext/>
      <w:numPr>
        <w:numId w:val="20"/>
      </w:numPr>
      <w:tabs>
        <w:tab w:val="left" w:pos="1134"/>
      </w:tabs>
      <w:spacing w:before="240"/>
      <w:jc w:val="left"/>
      <w:outlineLvl w:val="0"/>
    </w:pPr>
    <w:rPr>
      <w:b/>
      <w:bCs/>
      <w:smallCaps/>
      <w:color w:val="333399"/>
      <w:sz w:val="32"/>
      <w:szCs w:val="32"/>
    </w:rPr>
  </w:style>
  <w:style w:type="paragraph" w:styleId="Heading2">
    <w:name w:val="heading 2"/>
    <w:basedOn w:val="Normal"/>
    <w:next w:val="Normal"/>
    <w:autoRedefine/>
    <w:uiPriority w:val="9"/>
    <w:qFormat/>
    <w:rsid w:val="003221AA"/>
    <w:pPr>
      <w:keepNext/>
      <w:numPr>
        <w:ilvl w:val="1"/>
        <w:numId w:val="20"/>
      </w:numPr>
      <w:tabs>
        <w:tab w:val="left" w:pos="964"/>
        <w:tab w:val="left" w:pos="1134"/>
        <w:tab w:val="left" w:pos="2410"/>
      </w:tabs>
      <w:spacing w:before="240"/>
      <w:jc w:val="center"/>
      <w:outlineLvl w:val="1"/>
      <w:pPrChange w:author="Tsoumaka Erasmia" w:date="2023-07-26T10:27:00Z" w:id="0">
        <w:pPr>
          <w:keepNext/>
          <w:numPr>
            <w:ilvl w:val="1"/>
            <w:numId w:val="20"/>
          </w:numPr>
          <w:tabs>
            <w:tab w:val="left" w:pos="964"/>
            <w:tab w:val="left" w:pos="1134"/>
            <w:tab w:val="left" w:pos="2410"/>
          </w:tabs>
          <w:spacing w:before="240" w:after="120" w:line="312" w:lineRule="auto"/>
          <w:ind w:left="576" w:hanging="576"/>
          <w:outlineLvl w:val="1"/>
        </w:pPr>
      </w:pPrChange>
    </w:pPr>
    <w:rPr>
      <w:rFonts w:cs="Arial"/>
      <w:b/>
      <w:bCs/>
      <w:sz w:val="28"/>
      <w:szCs w:val="28"/>
      <w:rPrChange w:author="Tsoumaka Erasmia" w:date="2023-07-26T10:27:00Z" w:id="0">
        <w:rPr>
          <w:rFonts w:ascii="Tahoma" w:hAnsi="Tahoma" w:cs="Arial"/>
          <w:b/>
          <w:bCs/>
          <w:sz w:val="28"/>
          <w:szCs w:val="28"/>
          <w:lang w:val="en-GB" w:eastAsia="en-US" w:bidi="ar-SA"/>
        </w:rPr>
      </w:rPrChange>
    </w:rPr>
  </w:style>
  <w:style w:type="paragraph" w:styleId="Heading3">
    <w:name w:val="heading 3"/>
    <w:basedOn w:val="Normal"/>
    <w:next w:val="Normal"/>
    <w:autoRedefine/>
    <w:uiPriority w:val="1"/>
    <w:qFormat/>
    <w:rsid w:val="00882D19"/>
    <w:pPr>
      <w:keepNext/>
      <w:numPr>
        <w:ilvl w:val="2"/>
        <w:numId w:val="20"/>
      </w:numPr>
      <w:tabs>
        <w:tab w:val="left" w:pos="1191"/>
        <w:tab w:val="left" w:pos="1361"/>
      </w:tabs>
      <w:spacing w:before="240"/>
      <w:jc w:val="left"/>
      <w:outlineLvl w:val="2"/>
    </w:pPr>
    <w:rPr>
      <w:rFonts w:cs="Arial"/>
      <w:b/>
      <w:bCs/>
      <w:sz w:val="24"/>
      <w:szCs w:val="24"/>
      <w:lang w:val="en-US"/>
    </w:rPr>
  </w:style>
  <w:style w:type="paragraph" w:styleId="Heading4">
    <w:name w:val="heading 4"/>
    <w:basedOn w:val="Normal"/>
    <w:next w:val="Normal"/>
    <w:link w:val="Heading4Char"/>
    <w:uiPriority w:val="9"/>
    <w:qFormat/>
    <w:rsid w:val="507E05CD"/>
    <w:pPr>
      <w:keepNext/>
      <w:numPr>
        <w:ilvl w:val="3"/>
        <w:numId w:val="20"/>
      </w:numPr>
      <w:tabs>
        <w:tab w:val="left" w:pos="1418"/>
        <w:tab w:val="left" w:pos="1588"/>
      </w:tabs>
      <w:spacing w:before="240"/>
      <w:jc w:val="left"/>
      <w:outlineLvl w:val="3"/>
    </w:pPr>
    <w:rPr>
      <w:rFonts w:ascii="Segoe UI" w:hAnsi="Segoe UI"/>
      <w:b/>
      <w:bCs/>
      <w:color w:val="4A442A" w:themeColor="background2" w:themeShade="40"/>
      <w:sz w:val="21"/>
      <w:szCs w:val="21"/>
    </w:rPr>
  </w:style>
  <w:style w:type="paragraph" w:styleId="Heading5">
    <w:name w:val="heading 5"/>
    <w:basedOn w:val="Normal"/>
    <w:next w:val="Normal"/>
    <w:autoRedefine/>
    <w:uiPriority w:val="9"/>
    <w:unhideWhenUsed/>
    <w:qFormat/>
    <w:rsid w:val="008325C1"/>
    <w:pPr>
      <w:keepNext/>
      <w:numPr>
        <w:ilvl w:val="4"/>
        <w:numId w:val="20"/>
      </w:numPr>
      <w:tabs>
        <w:tab w:val="left" w:pos="1644"/>
        <w:tab w:val="left" w:pos="1814"/>
      </w:tabs>
      <w:spacing w:before="240"/>
      <w:jc w:val="left"/>
      <w:outlineLvl w:val="4"/>
    </w:pPr>
    <w:rPr>
      <w:rFonts w:ascii="Segoe UI" w:hAnsi="Segoe UI"/>
      <w:b/>
      <w:bCs/>
      <w:i/>
      <w:iCs/>
      <w:color w:val="4F6228" w:themeColor="accent3" w:themeShade="80"/>
      <w:u w:val="single"/>
    </w:rPr>
  </w:style>
  <w:style w:type="paragraph" w:styleId="Heading6">
    <w:name w:val="heading 6"/>
    <w:basedOn w:val="Normal"/>
    <w:next w:val="Normal"/>
    <w:uiPriority w:val="9"/>
    <w:unhideWhenUsed/>
    <w:rsid w:val="507E05CD"/>
    <w:pPr>
      <w:keepNext/>
      <w:numPr>
        <w:ilvl w:val="5"/>
        <w:numId w:val="20"/>
      </w:numPr>
      <w:tabs>
        <w:tab w:val="left" w:pos="1871"/>
        <w:tab w:val="left" w:pos="2041"/>
      </w:tabs>
      <w:spacing w:before="240"/>
      <w:outlineLvl w:val="5"/>
    </w:pPr>
    <w:rPr>
      <w:b/>
      <w:bCs/>
    </w:rPr>
  </w:style>
  <w:style w:type="paragraph" w:styleId="Heading7">
    <w:name w:val="heading 7"/>
    <w:basedOn w:val="Normal"/>
    <w:next w:val="Normal"/>
    <w:uiPriority w:val="9"/>
    <w:semiHidden/>
    <w:unhideWhenUsed/>
    <w:rsid w:val="507E05CD"/>
    <w:pPr>
      <w:keepNext/>
      <w:numPr>
        <w:ilvl w:val="6"/>
        <w:numId w:val="20"/>
      </w:numPr>
      <w:tabs>
        <w:tab w:val="num" w:pos="360"/>
        <w:tab w:val="left" w:pos="2041"/>
        <w:tab w:val="left" w:pos="2211"/>
        <w:tab w:val="left" w:pos="2381"/>
      </w:tabs>
      <w:spacing w:before="240"/>
      <w:jc w:val="left"/>
      <w:outlineLvl w:val="6"/>
    </w:pPr>
    <w:rPr>
      <w:b/>
      <w:bCs/>
    </w:rPr>
  </w:style>
  <w:style w:type="paragraph" w:styleId="Heading8">
    <w:name w:val="heading 8"/>
    <w:basedOn w:val="Normal"/>
    <w:next w:val="Normal"/>
    <w:uiPriority w:val="9"/>
    <w:semiHidden/>
    <w:unhideWhenUsed/>
    <w:rsid w:val="507E05CD"/>
    <w:pPr>
      <w:keepNext/>
      <w:numPr>
        <w:ilvl w:val="7"/>
        <w:numId w:val="20"/>
      </w:numPr>
      <w:tabs>
        <w:tab w:val="num" w:pos="360"/>
        <w:tab w:val="left" w:pos="2211"/>
        <w:tab w:val="left" w:pos="2381"/>
        <w:tab w:val="left" w:pos="2552"/>
      </w:tabs>
      <w:spacing w:before="240"/>
      <w:jc w:val="left"/>
      <w:outlineLvl w:val="7"/>
    </w:pPr>
    <w:rPr>
      <w:b/>
      <w:bCs/>
    </w:rPr>
  </w:style>
  <w:style w:type="paragraph" w:styleId="Heading9">
    <w:name w:val="heading 9"/>
    <w:basedOn w:val="Normal"/>
    <w:next w:val="Normal"/>
    <w:uiPriority w:val="9"/>
    <w:semiHidden/>
    <w:unhideWhenUsed/>
    <w:rsid w:val="507E05CD"/>
    <w:pPr>
      <w:keepNext/>
      <w:numPr>
        <w:ilvl w:val="8"/>
        <w:numId w:val="20"/>
      </w:numPr>
      <w:tabs>
        <w:tab w:val="num" w:pos="360"/>
        <w:tab w:val="left" w:pos="2438"/>
        <w:tab w:val="left" w:pos="2665"/>
        <w:tab w:val="left" w:pos="2948"/>
      </w:tabs>
      <w:spacing w:before="240"/>
      <w:jc w:val="left"/>
      <w:outlineLvl w:val="8"/>
    </w:pPr>
    <w:rPr>
      <w:rFonts w:cs="Arial"/>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uiPriority w:val="1"/>
    <w:semiHidden/>
    <w:rsid w:val="507E05CD"/>
    <w:pPr>
      <w:tabs>
        <w:tab w:val="left" w:pos="567"/>
        <w:tab w:val="center" w:pos="4536"/>
        <w:tab w:val="right" w:pos="8930"/>
      </w:tabs>
    </w:pPr>
    <w:rPr>
      <w:sz w:val="16"/>
      <w:szCs w:val="16"/>
    </w:rPr>
  </w:style>
  <w:style w:type="paragraph" w:styleId="Header">
    <w:name w:val="header"/>
    <w:basedOn w:val="Normal"/>
    <w:link w:val="HeaderChar"/>
    <w:uiPriority w:val="99"/>
    <w:rsid w:val="507E05CD"/>
    <w:pPr>
      <w:tabs>
        <w:tab w:val="left" w:pos="567"/>
        <w:tab w:val="center" w:pos="4536"/>
        <w:tab w:val="right" w:pos="8930"/>
      </w:tabs>
      <w:jc w:val="center"/>
    </w:pPr>
    <w:rPr>
      <w:sz w:val="18"/>
      <w:szCs w:val="18"/>
    </w:rPr>
  </w:style>
  <w:style w:type="paragraph" w:styleId="ListNumber">
    <w:name w:val="List Number"/>
    <w:basedOn w:val="Normal"/>
    <w:uiPriority w:val="19"/>
    <w:qFormat/>
    <w:rsid w:val="507E05CD"/>
    <w:pPr>
      <w:numPr>
        <w:numId w:val="2"/>
      </w:numPr>
    </w:pPr>
  </w:style>
  <w:style w:type="paragraph" w:styleId="TOC1">
    <w:name w:val="toc 1"/>
    <w:basedOn w:val="Normal"/>
    <w:next w:val="Normal"/>
    <w:uiPriority w:val="39"/>
    <w:rsid w:val="507E05CD"/>
    <w:pPr>
      <w:tabs>
        <w:tab w:val="left" w:pos="567"/>
        <w:tab w:val="left" w:pos="851"/>
        <w:tab w:val="left" w:pos="1134"/>
        <w:tab w:val="right" w:leader="dot" w:pos="9072"/>
      </w:tabs>
      <w:spacing w:before="240"/>
      <w:ind w:left="284" w:hanging="284"/>
      <w:jc w:val="left"/>
    </w:pPr>
    <w:rPr>
      <w:b/>
      <w:bCs/>
      <w:noProof/>
      <w:color w:val="002060"/>
    </w:rPr>
  </w:style>
  <w:style w:type="paragraph" w:styleId="TOC2">
    <w:name w:val="toc 2"/>
    <w:basedOn w:val="Normal"/>
    <w:next w:val="Normal"/>
    <w:autoRedefine/>
    <w:uiPriority w:val="39"/>
    <w:rsid w:val="00712184"/>
    <w:pPr>
      <w:tabs>
        <w:tab w:val="right" w:leader="dot" w:pos="9072"/>
      </w:tabs>
      <w:spacing w:before="80" w:after="80"/>
      <w:ind w:left="851" w:hanging="567"/>
      <w:jc w:val="left"/>
    </w:pPr>
    <w:rPr>
      <w:noProof/>
    </w:rPr>
  </w:style>
  <w:style w:type="paragraph" w:styleId="TOC3">
    <w:name w:val="toc 3"/>
    <w:basedOn w:val="Normal"/>
    <w:next w:val="Normal"/>
    <w:uiPriority w:val="39"/>
    <w:rsid w:val="507E05CD"/>
    <w:pPr>
      <w:tabs>
        <w:tab w:val="left" w:pos="1418"/>
        <w:tab w:val="left" w:pos="1701"/>
        <w:tab w:val="left" w:pos="1985"/>
        <w:tab w:val="right" w:leader="dot" w:pos="9072"/>
      </w:tabs>
      <w:ind w:left="1418" w:hanging="567"/>
      <w:jc w:val="left"/>
    </w:pPr>
    <w:rPr>
      <w:noProof/>
      <w:sz w:val="18"/>
      <w:szCs w:val="18"/>
    </w:rPr>
  </w:style>
  <w:style w:type="paragraph" w:styleId="TOC4">
    <w:name w:val="toc 4"/>
    <w:basedOn w:val="Normal"/>
    <w:next w:val="Normal"/>
    <w:autoRedefine/>
    <w:uiPriority w:val="39"/>
    <w:unhideWhenUsed/>
    <w:rsid w:val="00983EAF"/>
    <w:pPr>
      <w:tabs>
        <w:tab w:val="right" w:leader="dot" w:pos="9072"/>
      </w:tabs>
      <w:ind w:left="2127" w:hanging="709"/>
    </w:pPr>
    <w:rPr>
      <w:noProof/>
      <w:sz w:val="16"/>
      <w:szCs w:val="16"/>
    </w:rPr>
  </w:style>
  <w:style w:type="paragraph" w:styleId="TOC5">
    <w:name w:val="toc 5"/>
    <w:basedOn w:val="Normal"/>
    <w:next w:val="Normal"/>
    <w:uiPriority w:val="24"/>
    <w:semiHidden/>
    <w:unhideWhenUsed/>
    <w:rsid w:val="507E05CD"/>
    <w:pPr>
      <w:tabs>
        <w:tab w:val="left" w:pos="1701"/>
        <w:tab w:val="left" w:pos="1985"/>
        <w:tab w:val="left" w:pos="2268"/>
        <w:tab w:val="right" w:leader="dot" w:pos="9072"/>
      </w:tabs>
      <w:ind w:left="2268" w:hanging="1134"/>
    </w:pPr>
  </w:style>
  <w:style w:type="paragraph" w:styleId="TOC6">
    <w:name w:val="toc 6"/>
    <w:basedOn w:val="Normal"/>
    <w:next w:val="Normal"/>
    <w:uiPriority w:val="24"/>
    <w:semiHidden/>
    <w:rsid w:val="507E05CD"/>
    <w:pPr>
      <w:tabs>
        <w:tab w:val="left" w:pos="2552"/>
        <w:tab w:val="left" w:pos="2835"/>
        <w:tab w:val="left" w:pos="3119"/>
        <w:tab w:val="right" w:leader="dot" w:pos="9072"/>
      </w:tabs>
      <w:ind w:left="1304"/>
    </w:pPr>
  </w:style>
  <w:style w:type="paragraph" w:styleId="TOC7">
    <w:name w:val="toc 7"/>
    <w:basedOn w:val="Normal"/>
    <w:next w:val="Normal"/>
    <w:uiPriority w:val="24"/>
    <w:semiHidden/>
    <w:rsid w:val="507E05CD"/>
    <w:pPr>
      <w:tabs>
        <w:tab w:val="left" w:pos="2835"/>
        <w:tab w:val="left" w:pos="3119"/>
        <w:tab w:val="left" w:pos="3402"/>
        <w:tab w:val="right" w:leader="dot" w:pos="9072"/>
      </w:tabs>
      <w:ind w:left="1474"/>
    </w:pPr>
  </w:style>
  <w:style w:type="paragraph" w:styleId="TOC8">
    <w:name w:val="toc 8"/>
    <w:basedOn w:val="Normal"/>
    <w:next w:val="Normal"/>
    <w:uiPriority w:val="24"/>
    <w:semiHidden/>
    <w:rsid w:val="507E05CD"/>
    <w:pPr>
      <w:tabs>
        <w:tab w:val="left" w:pos="3119"/>
        <w:tab w:val="left" w:pos="3402"/>
        <w:tab w:val="left" w:pos="3686"/>
        <w:tab w:val="right" w:leader="dot" w:pos="9072"/>
      </w:tabs>
      <w:ind w:left="1644"/>
    </w:pPr>
  </w:style>
  <w:style w:type="paragraph" w:styleId="TOC9">
    <w:name w:val="toc 9"/>
    <w:basedOn w:val="Normal"/>
    <w:next w:val="Normal"/>
    <w:uiPriority w:val="24"/>
    <w:semiHidden/>
    <w:rsid w:val="507E05CD"/>
    <w:pPr>
      <w:tabs>
        <w:tab w:val="left" w:pos="3402"/>
        <w:tab w:val="left" w:pos="3686"/>
        <w:tab w:val="left" w:pos="3969"/>
        <w:tab w:val="right" w:leader="dot" w:pos="9072"/>
      </w:tabs>
      <w:ind w:left="1814"/>
    </w:pPr>
  </w:style>
  <w:style w:type="paragraph" w:styleId="3" w:customStyle="1">
    <w:name w:val="Κεφάλαιο ( 3 Περιεχόμενα)"/>
    <w:basedOn w:val="Normal"/>
    <w:uiPriority w:val="1"/>
    <w:semiHidden/>
    <w:rsid w:val="507E05CD"/>
    <w:rPr>
      <w:b/>
      <w:bCs/>
      <w:sz w:val="24"/>
      <w:szCs w:val="24"/>
    </w:rPr>
  </w:style>
  <w:style w:type="paragraph" w:styleId="DocumentMap">
    <w:name w:val="Document Map"/>
    <w:basedOn w:val="Normal"/>
    <w:uiPriority w:val="1"/>
    <w:semiHidden/>
    <w:rsid w:val="507E05CD"/>
    <w:rPr>
      <w:rFonts w:cs="Tahoma"/>
      <w:sz w:val="16"/>
      <w:szCs w:val="16"/>
    </w:rPr>
  </w:style>
  <w:style w:type="character" w:styleId="2" w:customStyle="1">
    <w:name w:val="Κεφάλαιο ( 2 Τίτλος)"/>
    <w:basedOn w:val="DefaultParagraphFont"/>
    <w:semiHidden/>
    <w:rsid w:val="007A0056"/>
    <w:rPr>
      <w:rFonts w:ascii="Tahoma" w:hAnsi="Tahoma"/>
      <w:sz w:val="40"/>
      <w:szCs w:val="40"/>
    </w:rPr>
  </w:style>
  <w:style w:type="character" w:styleId="1" w:customStyle="1">
    <w:name w:val="Κεφάλαιο ( 1 Αριθμός)"/>
    <w:basedOn w:val="DefaultParagraphFont"/>
    <w:semiHidden/>
    <w:rsid w:val="007A0056"/>
    <w:rPr>
      <w:rFonts w:ascii="Tahoma" w:hAnsi="Tahoma"/>
      <w:sz w:val="72"/>
      <w:szCs w:val="72"/>
    </w:rPr>
  </w:style>
  <w:style w:type="table" w:styleId="TableHeader" w:customStyle="1">
    <w:name w:val="Table Header"/>
    <w:basedOn w:val="TableNormal"/>
    <w:rsid w:val="002B1AB4"/>
    <w:rPr>
      <w:rFonts w:ascii="Tahoma" w:hAnsi="Tahom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wordWrap/>
        <w:spacing w:beforeLines="0" w:beforeAutospacing="0" w:afterLines="0" w:afterAutospacing="0" w:line="312" w:lineRule="auto"/>
        <w:contextualSpacing w:val="0"/>
        <w:outlineLvl w:val="9"/>
      </w:pPr>
      <w:rPr>
        <w:rFonts w:ascii="Sitka Subheading" w:hAnsi="Sitka Subheading"/>
        <w:b/>
        <w:sz w:val="20"/>
      </w:rPr>
      <w:tblPr/>
      <w:trPr>
        <w:tblHeader/>
      </w:trPr>
      <w:tcPr>
        <w:shd w:val="clear" w:color="auto" w:fill="0000FF"/>
      </w:tcPr>
    </w:tblStylePr>
  </w:style>
  <w:style w:type="character" w:styleId="Hyperlink">
    <w:name w:val="Hyperlink"/>
    <w:basedOn w:val="DefaultParagraphFont"/>
    <w:uiPriority w:val="99"/>
    <w:rsid w:val="00FF4A36"/>
    <w:rPr>
      <w:color w:val="0000FF"/>
      <w:u w:val="single"/>
    </w:rPr>
  </w:style>
  <w:style w:type="paragraph" w:styleId="IndexHeading">
    <w:name w:val="index heading"/>
    <w:basedOn w:val="Normal"/>
    <w:next w:val="Normal"/>
    <w:uiPriority w:val="1"/>
    <w:semiHidden/>
    <w:rsid w:val="507E05CD"/>
    <w:rPr>
      <w:rFonts w:ascii="Times New Roman" w:hAnsi="Times New Roman"/>
      <w:noProof/>
      <w:sz w:val="24"/>
      <w:szCs w:val="24"/>
    </w:rPr>
  </w:style>
  <w:style w:type="paragraph" w:styleId="ListBullet">
    <w:name w:val="List Bullet"/>
    <w:basedOn w:val="Normal"/>
    <w:uiPriority w:val="19"/>
    <w:qFormat/>
    <w:rsid w:val="507E05CD"/>
    <w:pPr>
      <w:numPr>
        <w:numId w:val="1"/>
      </w:numPr>
    </w:pPr>
  </w:style>
  <w:style w:type="paragraph" w:styleId="ListDash" w:customStyle="1">
    <w:name w:val="List Dash"/>
    <w:basedOn w:val="Normal"/>
    <w:uiPriority w:val="19"/>
    <w:qFormat/>
    <w:rsid w:val="507E05CD"/>
    <w:pPr>
      <w:numPr>
        <w:numId w:val="3"/>
      </w:numPr>
    </w:pPr>
    <w:rPr>
      <w:lang w:val="en-US"/>
    </w:rPr>
  </w:style>
  <w:style w:type="paragraph" w:styleId="Index1">
    <w:name w:val="index 1"/>
    <w:basedOn w:val="Normal"/>
    <w:next w:val="Normal"/>
    <w:uiPriority w:val="92"/>
    <w:semiHidden/>
    <w:rsid w:val="507E05CD"/>
    <w:pPr>
      <w:ind w:left="200" w:hanging="200"/>
    </w:pPr>
  </w:style>
  <w:style w:type="paragraph" w:styleId="Bold" w:customStyle="1">
    <w:name w:val="Επικεφαλίδα Bold"/>
    <w:basedOn w:val="Normal"/>
    <w:next w:val="Normal"/>
    <w:uiPriority w:val="19"/>
    <w:semiHidden/>
    <w:rsid w:val="507E05CD"/>
    <w:pPr>
      <w:keepNext/>
      <w:spacing w:before="240"/>
    </w:pPr>
    <w:rPr>
      <w:b/>
      <w:bCs/>
    </w:rPr>
  </w:style>
  <w:style w:type="paragraph" w:styleId="Underline" w:customStyle="1">
    <w:name w:val="Επικεφαλίδα Underline"/>
    <w:basedOn w:val="Normal"/>
    <w:next w:val="Normal"/>
    <w:uiPriority w:val="19"/>
    <w:semiHidden/>
    <w:rsid w:val="507E05CD"/>
    <w:pPr>
      <w:keepNext/>
      <w:spacing w:before="240"/>
    </w:pPr>
    <w:rPr>
      <w:u w:val="single"/>
    </w:rPr>
  </w:style>
  <w:style w:type="paragraph" w:styleId="BalloonText">
    <w:name w:val="Balloon Text"/>
    <w:basedOn w:val="Normal"/>
    <w:link w:val="BalloonTextChar"/>
    <w:uiPriority w:val="1"/>
    <w:semiHidden/>
    <w:rsid w:val="507E05CD"/>
    <w:pPr>
      <w:spacing w:before="0" w:after="0"/>
    </w:pPr>
    <w:rPr>
      <w:rFonts w:cs="Tahoma"/>
      <w:sz w:val="16"/>
      <w:szCs w:val="16"/>
    </w:rPr>
  </w:style>
  <w:style w:type="character" w:styleId="BalloonTextChar" w:customStyle="1">
    <w:name w:val="Balloon Text Char"/>
    <w:basedOn w:val="DefaultParagraphFont"/>
    <w:link w:val="BalloonText"/>
    <w:uiPriority w:val="1"/>
    <w:semiHidden/>
    <w:rsid w:val="507E05CD"/>
    <w:rPr>
      <w:rFonts w:ascii="Tahoma" w:hAnsi="Tahoma" w:eastAsia="Times New Roman" w:cs="Tahoma"/>
      <w:noProof w:val="0"/>
      <w:sz w:val="16"/>
      <w:szCs w:val="16"/>
      <w:lang w:val="en-GB" w:eastAsia="en-US"/>
    </w:rPr>
  </w:style>
  <w:style w:type="table" w:styleId="TableGrid">
    <w:name w:val="Table Grid"/>
    <w:basedOn w:val="TableNormal"/>
    <w:uiPriority w:val="39"/>
    <w:rsid w:val="002B1AB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RfP" w:customStyle="1">
    <w:name w:val="Table RfP"/>
    <w:basedOn w:val="TableNormal"/>
    <w:uiPriority w:val="99"/>
    <w:rsid w:val="00172730"/>
    <w:rPr>
      <w:rFonts w:ascii="Tahoma" w:hAnsi="Tahoma"/>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tcPr>
    <w:tblStylePr w:type="firstRow">
      <w:pPr>
        <w:jc w:val="center"/>
      </w:pPr>
      <w:rPr>
        <w:rFonts w:ascii="Sitka Subheading" w:hAnsi="Sitka Subheading"/>
        <w:b/>
        <w:sz w:val="18"/>
      </w:rPr>
      <w:tblPr/>
      <w:tcPr>
        <w:shd w:val="clear" w:color="auto" w:fill="BFBFBF" w:themeFill="background1" w:themeFillShade="BF"/>
        <w:vAlign w:val="center"/>
      </w:tcPr>
    </w:tblStylePr>
  </w:style>
  <w:style w:type="paragraph" w:styleId="TableParagraph" w:customStyle="1">
    <w:name w:val="Table Paragraph"/>
    <w:basedOn w:val="Normal"/>
    <w:uiPriority w:val="1"/>
    <w:qFormat/>
    <w:rsid w:val="507E05CD"/>
    <w:pPr>
      <w:widowControl w:val="0"/>
      <w:spacing w:before="0" w:after="0"/>
      <w:jc w:val="left"/>
    </w:pPr>
    <w:rPr>
      <w:rFonts w:eastAsia="Tahoma" w:cs="Tahoma"/>
      <w:sz w:val="22"/>
      <w:szCs w:val="22"/>
      <w:lang w:val="en-US"/>
    </w:rPr>
  </w:style>
  <w:style w:type="paragraph" w:styleId="BodyText">
    <w:name w:val="Body Text"/>
    <w:basedOn w:val="Normal"/>
    <w:link w:val="BodyTextChar"/>
    <w:uiPriority w:val="1"/>
    <w:qFormat/>
    <w:rsid w:val="507E05CD"/>
    <w:pPr>
      <w:widowControl w:val="0"/>
      <w:spacing w:before="0" w:after="0"/>
      <w:jc w:val="left"/>
    </w:pPr>
    <w:rPr>
      <w:rFonts w:ascii="Franklin Gothic Medium" w:hAnsi="Franklin Gothic Medium" w:eastAsia="Franklin Gothic Medium" w:cs="Franklin Gothic Medium"/>
      <w:sz w:val="22"/>
      <w:szCs w:val="22"/>
      <w:lang w:val="en-US"/>
    </w:rPr>
  </w:style>
  <w:style w:type="character" w:styleId="BodyTextChar" w:customStyle="1">
    <w:name w:val="Body Text Char"/>
    <w:basedOn w:val="DefaultParagraphFont"/>
    <w:link w:val="BodyText"/>
    <w:uiPriority w:val="1"/>
    <w:rsid w:val="507E05CD"/>
    <w:rPr>
      <w:rFonts w:ascii="Franklin Gothic Medium" w:hAnsi="Franklin Gothic Medium" w:eastAsia="Franklin Gothic Medium" w:cs="Franklin Gothic Medium"/>
      <w:noProof w:val="0"/>
      <w:sz w:val="22"/>
      <w:szCs w:val="22"/>
      <w:lang w:val="en-US" w:eastAsia="en-US"/>
    </w:rPr>
  </w:style>
  <w:style w:type="paragraph" w:styleId="ListParagraph">
    <w:name w:val="List Paragraph"/>
    <w:aliases w:val="List Paragraph (numbered (a)),Medium Grid 1 - Accent 21,Bullets,Akapit z listą BS,WB Para,Ha,MCHIP_list paragraph,Recommendation,Table bullet,Bullet Styles para,First Level Outline,Resume Title,heading 4,Citation List,4 Bullet,Bullet 4"/>
    <w:basedOn w:val="Normal"/>
    <w:link w:val="ListParagraphChar"/>
    <w:uiPriority w:val="34"/>
    <w:qFormat/>
    <w:rsid w:val="507E05CD"/>
    <w:pPr>
      <w:ind w:left="720"/>
      <w:contextualSpacing/>
    </w:pPr>
  </w:style>
  <w:style w:type="paragraph" w:styleId="NoSpacing">
    <w:name w:val="No Spacing"/>
    <w:uiPriority w:val="1"/>
    <w:qFormat/>
    <w:rsid w:val="00AF18A8"/>
    <w:pPr>
      <w:overflowPunct w:val="0"/>
      <w:autoSpaceDE w:val="0"/>
      <w:autoSpaceDN w:val="0"/>
      <w:adjustRightInd w:val="0"/>
      <w:jc w:val="both"/>
      <w:textAlignment w:val="baseline"/>
    </w:pPr>
    <w:rPr>
      <w:rFonts w:ascii="Arial" w:hAnsi="Arial"/>
      <w:i/>
      <w:sz w:val="22"/>
      <w:lang w:val="en-US" w:eastAsia="en-US"/>
    </w:rPr>
  </w:style>
  <w:style w:type="character" w:styleId="PlaceholderText">
    <w:name w:val="Placeholder Text"/>
    <w:basedOn w:val="DefaultParagraphFont"/>
    <w:rsid w:val="006C3040"/>
    <w:rPr>
      <w:color w:val="808080"/>
    </w:rPr>
  </w:style>
  <w:style w:type="character" w:styleId="Emphasis">
    <w:name w:val="Emphasis"/>
    <w:basedOn w:val="DefaultParagraphFont"/>
    <w:uiPriority w:val="20"/>
    <w:qFormat/>
    <w:rsid w:val="006C3040"/>
    <w:rPr>
      <w:i/>
      <w:iCs/>
    </w:rPr>
  </w:style>
  <w:style w:type="character" w:styleId="ListParagraphChar" w:customStyle="1">
    <w:name w:val="List Paragraph Char"/>
    <w:aliases w:val="List Paragraph (numbered (a)) Char,Medium Grid 1 - Accent 21 Char,Bullets Char,Akapit z listą BS Char,WB Para Char,Ha Char,MCHIP_list paragraph Char,Recommendation Char,Table bullet Char,Bullet Styles para Char,Resume Title Char"/>
    <w:basedOn w:val="DefaultParagraphFont"/>
    <w:link w:val="ListParagraph"/>
    <w:uiPriority w:val="34"/>
    <w:rsid w:val="507E05CD"/>
    <w:rPr>
      <w:rFonts w:ascii="Tahoma" w:hAnsi="Tahoma" w:eastAsia="Times New Roman" w:cs="Times New Roman"/>
      <w:noProof w:val="0"/>
      <w:lang w:val="en-GB" w:eastAsia="en-US"/>
    </w:rPr>
  </w:style>
  <w:style w:type="paragraph" w:styleId="SchHeadDes" w:customStyle="1">
    <w:name w:val="SchHeadDes"/>
    <w:basedOn w:val="Normal"/>
    <w:next w:val="Normal"/>
    <w:uiPriority w:val="1"/>
    <w:rsid w:val="507E05CD"/>
    <w:pPr>
      <w:widowControl w:val="0"/>
      <w:spacing w:before="0" w:after="240"/>
      <w:jc w:val="center"/>
    </w:pPr>
    <w:rPr>
      <w:rFonts w:ascii="Times New Roman" w:hAnsi="Times New Roman" w:eastAsiaTheme="minorEastAsia"/>
      <w:b/>
      <w:bCs/>
      <w:sz w:val="24"/>
      <w:szCs w:val="24"/>
      <w:lang w:val="en-US"/>
    </w:rPr>
  </w:style>
  <w:style w:type="paragraph" w:styleId="Outline" w:customStyle="1">
    <w:name w:val="Outline"/>
    <w:basedOn w:val="Normal"/>
    <w:uiPriority w:val="1"/>
    <w:rsid w:val="507E05CD"/>
    <w:pPr>
      <w:widowControl w:val="0"/>
      <w:spacing w:before="240" w:after="0"/>
      <w:jc w:val="left"/>
    </w:pPr>
    <w:rPr>
      <w:rFonts w:ascii="Times New Roman" w:hAnsi="Times New Roman" w:eastAsiaTheme="minorEastAsia"/>
      <w:sz w:val="24"/>
      <w:szCs w:val="24"/>
      <w:lang w:val="en-US"/>
    </w:rPr>
  </w:style>
  <w:style w:type="paragraph" w:styleId="Outline1" w:customStyle="1">
    <w:name w:val="Outline1"/>
    <w:basedOn w:val="Outline"/>
    <w:next w:val="Normal"/>
    <w:uiPriority w:val="1"/>
    <w:rsid w:val="507E05CD"/>
    <w:pPr>
      <w:keepNext/>
      <w:tabs>
        <w:tab w:val="num" w:pos="360"/>
      </w:tabs>
      <w:ind w:left="360" w:hanging="360"/>
    </w:pPr>
  </w:style>
  <w:style w:type="paragraph" w:styleId="MarginText" w:customStyle="1">
    <w:name w:val="Margin Text"/>
    <w:basedOn w:val="BodyText"/>
    <w:uiPriority w:val="1"/>
    <w:rsid w:val="507E05CD"/>
    <w:pPr>
      <w:widowControl/>
      <w:spacing w:after="240"/>
      <w:jc w:val="both"/>
    </w:pPr>
    <w:rPr>
      <w:rFonts w:ascii="Times New Roman" w:hAnsi="Times New Roman" w:eastAsia="Times New Roman" w:cs="Times New Roman"/>
    </w:rPr>
  </w:style>
  <w:style w:type="paragraph" w:styleId="Subtitle">
    <w:name w:val="Subtitle"/>
    <w:basedOn w:val="Normal"/>
    <w:link w:val="SubtitleChar"/>
    <w:uiPriority w:val="1"/>
    <w:qFormat/>
    <w:rsid w:val="507E05CD"/>
    <w:pPr>
      <w:widowControl w:val="0"/>
      <w:tabs>
        <w:tab w:val="left" w:pos="7200"/>
      </w:tabs>
      <w:spacing w:before="0" w:after="0"/>
      <w:ind w:left="630" w:right="634"/>
      <w:jc w:val="right"/>
    </w:pPr>
    <w:rPr>
      <w:rFonts w:ascii="Times New Roman" w:hAnsi="Times New Roman" w:eastAsiaTheme="minorEastAsia"/>
      <w:b/>
      <w:bCs/>
      <w:sz w:val="24"/>
      <w:szCs w:val="24"/>
      <w:lang w:val="en-US"/>
    </w:rPr>
  </w:style>
  <w:style w:type="character" w:styleId="SubtitleChar" w:customStyle="1">
    <w:name w:val="Subtitle Char"/>
    <w:basedOn w:val="DefaultParagraphFont"/>
    <w:link w:val="Subtitle"/>
    <w:uiPriority w:val="1"/>
    <w:rsid w:val="507E05CD"/>
    <w:rPr>
      <w:rFonts w:ascii="Times New Roman" w:hAnsi="Times New Roman" w:cs="Times New Roman" w:eastAsiaTheme="minorEastAsia"/>
      <w:b/>
      <w:bCs/>
      <w:noProof w:val="0"/>
      <w:sz w:val="24"/>
      <w:szCs w:val="24"/>
      <w:lang w:val="en-US" w:eastAsia="en-US"/>
    </w:rPr>
  </w:style>
  <w:style w:type="paragraph" w:styleId="Default" w:customStyle="1">
    <w:name w:val="Default"/>
    <w:rsid w:val="00610534"/>
    <w:pPr>
      <w:widowControl w:val="0"/>
      <w:autoSpaceDE w:val="0"/>
      <w:autoSpaceDN w:val="0"/>
      <w:adjustRightInd w:val="0"/>
    </w:pPr>
    <w:rPr>
      <w:rFonts w:ascii="Segoe UI" w:hAnsi="Segoe UI" w:cs="Segoe UI" w:eastAsiaTheme="minorEastAsia"/>
      <w:color w:val="000000"/>
      <w:sz w:val="24"/>
      <w:szCs w:val="24"/>
      <w:lang w:val="it-IT" w:eastAsia="it-IT"/>
    </w:rPr>
  </w:style>
  <w:style w:type="character" w:styleId="UnresolvedMention1" w:customStyle="1">
    <w:name w:val="Unresolved Mention1"/>
    <w:basedOn w:val="DefaultParagraphFont"/>
    <w:uiPriority w:val="99"/>
    <w:semiHidden/>
    <w:unhideWhenUsed/>
    <w:rsid w:val="00002A84"/>
    <w:rPr>
      <w:color w:val="605E5C"/>
      <w:shd w:val="clear" w:color="auto" w:fill="E1DFDD"/>
    </w:rPr>
  </w:style>
  <w:style w:type="paragraph" w:styleId="NormalWeb">
    <w:name w:val="Normal (Web)"/>
    <w:basedOn w:val="Normal"/>
    <w:uiPriority w:val="99"/>
    <w:unhideWhenUsed/>
    <w:rsid w:val="507E05CD"/>
    <w:pPr>
      <w:spacing w:beforeAutospacing="1" w:afterAutospacing="1"/>
      <w:jc w:val="left"/>
    </w:pPr>
    <w:rPr>
      <w:rFonts w:ascii="Times New Roman" w:hAnsi="Times New Roman"/>
      <w:sz w:val="24"/>
      <w:szCs w:val="24"/>
      <w:lang w:val="it-IT" w:eastAsia="it-IT"/>
    </w:rPr>
  </w:style>
  <w:style w:type="character" w:styleId="Strong">
    <w:name w:val="Strong"/>
    <w:basedOn w:val="DefaultParagraphFont"/>
    <w:uiPriority w:val="22"/>
    <w:qFormat/>
    <w:rsid w:val="006A3554"/>
    <w:rPr>
      <w:b/>
      <w:bCs/>
    </w:rPr>
  </w:style>
  <w:style w:type="paragraph" w:styleId="MDPI31text" w:customStyle="1">
    <w:name w:val="MDPI_3.1_text"/>
    <w:qFormat/>
    <w:rsid w:val="00AE6BD8"/>
    <w:pPr>
      <w:adjustRightInd w:val="0"/>
      <w:snapToGrid w:val="0"/>
      <w:spacing w:line="228" w:lineRule="auto"/>
      <w:ind w:firstLine="425"/>
      <w:jc w:val="both"/>
    </w:pPr>
    <w:rPr>
      <w:rFonts w:ascii="Palatino Linotype" w:hAnsi="Palatino Linotype"/>
      <w:snapToGrid w:val="0"/>
      <w:color w:val="000000"/>
      <w:szCs w:val="22"/>
      <w:lang w:val="en-US" w:eastAsia="de-DE" w:bidi="en-US"/>
    </w:rPr>
  </w:style>
  <w:style w:type="paragraph" w:styleId="hm" w:customStyle="1">
    <w:name w:val="hm"/>
    <w:basedOn w:val="Normal"/>
    <w:uiPriority w:val="1"/>
    <w:rsid w:val="507E05CD"/>
    <w:pPr>
      <w:spacing w:beforeAutospacing="1" w:afterAutospacing="1"/>
      <w:jc w:val="left"/>
    </w:pPr>
    <w:rPr>
      <w:rFonts w:ascii="Times New Roman" w:hAnsi="Times New Roman"/>
      <w:sz w:val="24"/>
      <w:szCs w:val="24"/>
      <w:lang w:val="it-IT" w:eastAsia="it-IT"/>
    </w:rPr>
  </w:style>
  <w:style w:type="character" w:styleId="FollowedHyperlink">
    <w:name w:val="FollowedHyperlink"/>
    <w:basedOn w:val="DefaultParagraphFont"/>
    <w:uiPriority w:val="99"/>
    <w:semiHidden/>
    <w:unhideWhenUsed/>
    <w:rsid w:val="00FB3E3B"/>
    <w:rPr>
      <w:color w:val="800080" w:themeColor="followedHyperlink"/>
      <w:u w:val="single"/>
    </w:rPr>
  </w:style>
  <w:style w:type="paragraph" w:styleId="paragraph" w:customStyle="1">
    <w:name w:val="paragraph"/>
    <w:basedOn w:val="Normal"/>
    <w:uiPriority w:val="1"/>
    <w:rsid w:val="507E05CD"/>
    <w:pPr>
      <w:spacing w:beforeAutospacing="1" w:afterAutospacing="1"/>
      <w:jc w:val="left"/>
    </w:pPr>
    <w:rPr>
      <w:rFonts w:ascii="Times New Roman" w:hAnsi="Times New Roman"/>
      <w:sz w:val="24"/>
      <w:szCs w:val="24"/>
      <w:lang w:eastAsia="el-GR"/>
    </w:rPr>
  </w:style>
  <w:style w:type="character" w:styleId="normaltextrun" w:customStyle="1">
    <w:name w:val="normaltextrun"/>
    <w:basedOn w:val="DefaultParagraphFont"/>
    <w:rsid w:val="00F80A76"/>
  </w:style>
  <w:style w:type="character" w:styleId="eop" w:customStyle="1">
    <w:name w:val="eop"/>
    <w:basedOn w:val="DefaultParagraphFont"/>
    <w:rsid w:val="00F80A76"/>
  </w:style>
  <w:style w:type="paragraph" w:styleId="NormalinTable" w:customStyle="1">
    <w:name w:val="Normal in Table"/>
    <w:basedOn w:val="Normal"/>
    <w:qFormat/>
    <w:rsid w:val="507E05CD"/>
    <w:pPr>
      <w:jc w:val="left"/>
    </w:pPr>
  </w:style>
  <w:style w:type="paragraph" w:styleId="Bullets1inTable0" w:customStyle="1">
    <w:name w:val="Bullets1 in Table"/>
    <w:basedOn w:val="NormalinTable"/>
    <w:uiPriority w:val="1"/>
    <w:qFormat/>
    <w:rsid w:val="507E05CD"/>
    <w:pPr>
      <w:numPr>
        <w:numId w:val="4"/>
      </w:numPr>
      <w:ind w:left="284" w:hanging="284"/>
      <w:contextualSpacing/>
    </w:pPr>
    <w:rPr>
      <w:lang w:eastAsia="el-GR"/>
    </w:rPr>
  </w:style>
  <w:style w:type="paragraph" w:styleId="Bullets2inTable" w:customStyle="1">
    <w:name w:val="Bullets2 in Table"/>
    <w:basedOn w:val="Bullets1inTable0"/>
    <w:uiPriority w:val="1"/>
    <w:qFormat/>
    <w:rsid w:val="507E05CD"/>
    <w:pPr>
      <w:numPr>
        <w:numId w:val="5"/>
      </w:numPr>
      <w:ind w:left="981" w:hanging="357"/>
    </w:pPr>
  </w:style>
  <w:style w:type="paragraph" w:styleId="Bullets3inTable" w:customStyle="1">
    <w:name w:val="Bullets3 in Table"/>
    <w:basedOn w:val="Bullets2inTable"/>
    <w:uiPriority w:val="1"/>
    <w:qFormat/>
    <w:rsid w:val="507E05CD"/>
    <w:pPr>
      <w:numPr>
        <w:numId w:val="6"/>
      </w:numPr>
      <w:ind w:left="1577" w:hanging="284"/>
    </w:pPr>
  </w:style>
  <w:style w:type="character" w:styleId="CommentReference">
    <w:name w:val="annotation reference"/>
    <w:basedOn w:val="DefaultParagraphFont"/>
    <w:uiPriority w:val="91"/>
    <w:semiHidden/>
    <w:unhideWhenUsed/>
    <w:rsid w:val="00F3317A"/>
    <w:rPr>
      <w:sz w:val="16"/>
      <w:szCs w:val="16"/>
    </w:rPr>
  </w:style>
  <w:style w:type="paragraph" w:styleId="CommentText">
    <w:name w:val="annotation text"/>
    <w:basedOn w:val="Normal"/>
    <w:link w:val="CommentTextChar"/>
    <w:uiPriority w:val="91"/>
    <w:semiHidden/>
    <w:unhideWhenUsed/>
    <w:rsid w:val="507E05CD"/>
  </w:style>
  <w:style w:type="character" w:styleId="CommentTextChar" w:customStyle="1">
    <w:name w:val="Comment Text Char"/>
    <w:basedOn w:val="DefaultParagraphFont"/>
    <w:link w:val="CommentText"/>
    <w:uiPriority w:val="91"/>
    <w:semiHidden/>
    <w:rsid w:val="507E05CD"/>
    <w:rPr>
      <w:rFonts w:ascii="Tahoma" w:hAnsi="Tahoma" w:eastAsia="Times New Roman" w:cs="Times New Roman"/>
      <w:noProof w:val="0"/>
      <w:lang w:val="en-GB" w:eastAsia="en-US"/>
    </w:rPr>
  </w:style>
  <w:style w:type="paragraph" w:styleId="CommentSubject">
    <w:name w:val="annotation subject"/>
    <w:basedOn w:val="CommentText"/>
    <w:next w:val="CommentText"/>
    <w:link w:val="CommentSubjectChar"/>
    <w:uiPriority w:val="91"/>
    <w:semiHidden/>
    <w:unhideWhenUsed/>
    <w:rsid w:val="507E05CD"/>
    <w:rPr>
      <w:b/>
      <w:bCs/>
    </w:rPr>
  </w:style>
  <w:style w:type="character" w:styleId="CommentSubjectChar" w:customStyle="1">
    <w:name w:val="Comment Subject Char"/>
    <w:basedOn w:val="CommentTextChar"/>
    <w:link w:val="CommentSubject"/>
    <w:uiPriority w:val="91"/>
    <w:semiHidden/>
    <w:rsid w:val="507E05CD"/>
    <w:rPr>
      <w:rFonts w:ascii="Tahoma" w:hAnsi="Tahoma" w:eastAsia="Times New Roman" w:cs="Times New Roman"/>
      <w:b/>
      <w:bCs/>
      <w:noProof w:val="0"/>
      <w:lang w:val="en-GB" w:eastAsia="en-US"/>
    </w:rPr>
  </w:style>
  <w:style w:type="paragraph" w:styleId="Bullets1" w:customStyle="1">
    <w:name w:val="Bullets1"/>
    <w:basedOn w:val="Bullets1inTable0"/>
    <w:qFormat/>
    <w:rsid w:val="507E05CD"/>
    <w:pPr>
      <w:numPr>
        <w:numId w:val="8"/>
      </w:numPr>
      <w:jc w:val="both"/>
    </w:pPr>
    <w:rPr>
      <w:color w:val="000000" w:themeColor="text1"/>
    </w:rPr>
  </w:style>
  <w:style w:type="paragraph" w:styleId="Bullets2" w:customStyle="1">
    <w:name w:val="Bullets2"/>
    <w:basedOn w:val="Bullets1"/>
    <w:uiPriority w:val="1"/>
    <w:qFormat/>
    <w:rsid w:val="507E05CD"/>
    <w:pPr>
      <w:numPr>
        <w:numId w:val="9"/>
      </w:numPr>
      <w:ind w:left="1281"/>
    </w:pPr>
    <w:rPr>
      <w:rFonts w:eastAsia="Tahoma"/>
    </w:rPr>
  </w:style>
  <w:style w:type="paragraph" w:styleId="Bullets3" w:customStyle="1">
    <w:name w:val="Bullets3"/>
    <w:basedOn w:val="Bullets2"/>
    <w:qFormat/>
    <w:rsid w:val="507E05CD"/>
    <w:pPr>
      <w:numPr>
        <w:numId w:val="10"/>
      </w:numPr>
      <w:ind w:left="1848"/>
    </w:pPr>
  </w:style>
  <w:style w:type="paragraph" w:styleId="Board" w:customStyle="1">
    <w:name w:val="Board"/>
    <w:basedOn w:val="Normal"/>
    <w:uiPriority w:val="1"/>
    <w:qFormat/>
    <w:rsid w:val="507E05CD"/>
    <w:rPr>
      <w:rFonts w:ascii="Palatino Linotype" w:hAnsi="Palatino Linotype" w:cstheme="minorBidi"/>
      <w:i/>
      <w:iCs/>
    </w:rPr>
  </w:style>
  <w:style w:type="paragraph" w:styleId="Bullets1inTableStarting" w:customStyle="1">
    <w:name w:val="Bullets1 in Table (Starting)"/>
    <w:basedOn w:val="Bullets1inTable0"/>
    <w:uiPriority w:val="1"/>
    <w:qFormat/>
    <w:rsid w:val="507E05CD"/>
    <w:pPr>
      <w:numPr>
        <w:numId w:val="11"/>
      </w:numPr>
      <w:ind w:left="357" w:hanging="357"/>
    </w:pPr>
  </w:style>
  <w:style w:type="paragraph" w:styleId="Board2Bold" w:customStyle="1">
    <w:name w:val="Board2 Bold"/>
    <w:basedOn w:val="Board"/>
    <w:uiPriority w:val="1"/>
    <w:qFormat/>
    <w:rsid w:val="507E05CD"/>
    <w:rPr>
      <w:rFonts w:ascii="Tahoma" w:hAnsi="Tahoma"/>
      <w:b/>
      <w:bCs/>
    </w:rPr>
  </w:style>
  <w:style w:type="paragraph" w:styleId="Bullets1Starting" w:customStyle="1">
    <w:name w:val="Bullets1 (Starting)"/>
    <w:basedOn w:val="Bullets1"/>
    <w:uiPriority w:val="1"/>
    <w:qFormat/>
    <w:rsid w:val="507E05CD"/>
    <w:pPr>
      <w:numPr>
        <w:numId w:val="14"/>
      </w:numPr>
      <w:ind w:left="357"/>
    </w:pPr>
  </w:style>
  <w:style w:type="paragraph" w:styleId="Enum2inTable" w:customStyle="1">
    <w:name w:val="Enum2 in Table"/>
    <w:basedOn w:val="Bullets2inTable"/>
    <w:uiPriority w:val="1"/>
    <w:qFormat/>
    <w:rsid w:val="507E05CD"/>
    <w:pPr>
      <w:numPr>
        <w:numId w:val="12"/>
      </w:numPr>
    </w:pPr>
    <w:rPr>
      <w:i/>
      <w:iCs/>
    </w:rPr>
  </w:style>
  <w:style w:type="paragraph" w:styleId="Enum1" w:customStyle="1">
    <w:name w:val="Enum1"/>
    <w:basedOn w:val="Bullets1"/>
    <w:uiPriority w:val="1"/>
    <w:qFormat/>
    <w:rsid w:val="507E05CD"/>
    <w:pPr>
      <w:numPr>
        <w:numId w:val="13"/>
      </w:numPr>
      <w:ind w:left="652" w:hanging="539"/>
    </w:pPr>
  </w:style>
  <w:style w:type="paragraph" w:styleId="Bullets1inTable-" w:customStyle="1">
    <w:name w:val="Bullets1 in Table -"/>
    <w:basedOn w:val="Bullets1inTable0"/>
    <w:uiPriority w:val="1"/>
    <w:qFormat/>
    <w:rsid w:val="507E05CD"/>
    <w:pPr>
      <w:numPr>
        <w:numId w:val="15"/>
      </w:numPr>
    </w:pPr>
  </w:style>
  <w:style w:type="paragraph" w:styleId="Bullets1inTable" w:customStyle="1">
    <w:name w:val="Bullets1 in Table *"/>
    <w:basedOn w:val="Bullets1inTable-"/>
    <w:uiPriority w:val="1"/>
    <w:qFormat/>
    <w:rsid w:val="507E05CD"/>
    <w:pPr>
      <w:numPr>
        <w:numId w:val="16"/>
      </w:numPr>
    </w:pPr>
  </w:style>
  <w:style w:type="paragraph" w:styleId="Enum10" w:customStyle="1">
    <w:name w:val="Enum1."/>
    <w:basedOn w:val="Enum1"/>
    <w:uiPriority w:val="1"/>
    <w:qFormat/>
    <w:rsid w:val="507E05CD"/>
    <w:pPr>
      <w:numPr>
        <w:numId w:val="17"/>
      </w:numPr>
      <w:ind w:left="426" w:hanging="284"/>
    </w:pPr>
    <w:rPr>
      <w:rFonts w:eastAsia="Tahoma"/>
    </w:rPr>
  </w:style>
  <w:style w:type="paragraph" w:styleId="Enum2a" w:customStyle="1">
    <w:name w:val="Enum2 a."/>
    <w:basedOn w:val="Enum10"/>
    <w:uiPriority w:val="1"/>
    <w:qFormat/>
    <w:rsid w:val="507E05CD"/>
    <w:pPr>
      <w:numPr>
        <w:numId w:val="18"/>
      </w:numPr>
      <w:ind w:left="993"/>
    </w:pPr>
    <w:rPr>
      <w:b/>
      <w:bCs/>
    </w:rPr>
  </w:style>
  <w:style w:type="paragraph" w:styleId="Normal2inTable" w:customStyle="1">
    <w:name w:val="Normal2 in Table"/>
    <w:basedOn w:val="NormalinTable"/>
    <w:uiPriority w:val="1"/>
    <w:qFormat/>
    <w:rsid w:val="507E05CD"/>
    <w:rPr>
      <w:rFonts w:ascii="Segoe UI" w:hAnsi="Segoe UI"/>
      <w:i/>
      <w:iCs/>
      <w:color w:val="404040" w:themeColor="text1" w:themeTint="BF"/>
      <w:sz w:val="18"/>
      <w:szCs w:val="18"/>
    </w:rPr>
  </w:style>
  <w:style w:type="paragraph" w:styleId="Title">
    <w:name w:val="Title"/>
    <w:basedOn w:val="Normal"/>
    <w:next w:val="Normal"/>
    <w:link w:val="TitleChar"/>
    <w:uiPriority w:val="10"/>
    <w:qFormat/>
    <w:rsid w:val="507E05CD"/>
    <w:pPr>
      <w:spacing w:after="0"/>
      <w:contextualSpacing/>
    </w:pPr>
    <w:rPr>
      <w:rFonts w:asciiTheme="majorHAnsi" w:hAnsiTheme="majorHAnsi" w:eastAsiaTheme="majorEastAsia" w:cstheme="majorBidi"/>
      <w:sz w:val="56"/>
      <w:szCs w:val="56"/>
    </w:rPr>
  </w:style>
  <w:style w:type="paragraph" w:styleId="Quote">
    <w:name w:val="Quote"/>
    <w:basedOn w:val="Normal"/>
    <w:next w:val="Normal"/>
    <w:link w:val="QuoteChar"/>
    <w:uiPriority w:val="29"/>
    <w:qFormat/>
    <w:rsid w:val="507E05CD"/>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07E05CD"/>
    <w:pPr>
      <w:spacing w:before="360" w:after="360"/>
      <w:ind w:left="864" w:right="864"/>
      <w:jc w:val="center"/>
    </w:pPr>
    <w:rPr>
      <w:i/>
      <w:iCs/>
      <w:color w:val="4F81BD" w:themeColor="accent1"/>
    </w:rPr>
  </w:style>
  <w:style w:type="character" w:styleId="TitleChar" w:customStyle="1">
    <w:name w:val="Title Char"/>
    <w:basedOn w:val="DefaultParagraphFont"/>
    <w:link w:val="Title"/>
    <w:uiPriority w:val="10"/>
    <w:rsid w:val="507E05CD"/>
    <w:rPr>
      <w:rFonts w:asciiTheme="majorHAnsi" w:hAnsiTheme="majorHAnsi" w:eastAsiaTheme="majorEastAsia" w:cstheme="majorBidi"/>
      <w:noProof w:val="0"/>
      <w:sz w:val="56"/>
      <w:szCs w:val="56"/>
      <w:lang w:val="en-GB"/>
    </w:rPr>
  </w:style>
  <w:style w:type="character" w:styleId="QuoteChar" w:customStyle="1">
    <w:name w:val="Quote Char"/>
    <w:basedOn w:val="DefaultParagraphFont"/>
    <w:link w:val="Quote"/>
    <w:uiPriority w:val="29"/>
    <w:rsid w:val="507E05CD"/>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507E05CD"/>
    <w:rPr>
      <w:i/>
      <w:iCs/>
      <w:noProof w:val="0"/>
      <w:color w:val="4F81BD" w:themeColor="accent1"/>
      <w:lang w:val="en-GB"/>
    </w:rPr>
  </w:style>
  <w:style w:type="paragraph" w:styleId="EndnoteText">
    <w:name w:val="endnote text"/>
    <w:basedOn w:val="Normal"/>
    <w:link w:val="EndnoteTextChar"/>
    <w:uiPriority w:val="99"/>
    <w:semiHidden/>
    <w:unhideWhenUsed/>
    <w:rsid w:val="507E05CD"/>
    <w:pPr>
      <w:spacing w:after="0"/>
    </w:pPr>
  </w:style>
  <w:style w:type="character" w:styleId="EndnoteTextChar" w:customStyle="1">
    <w:name w:val="Endnote Text Char"/>
    <w:basedOn w:val="DefaultParagraphFont"/>
    <w:link w:val="EndnoteText"/>
    <w:uiPriority w:val="99"/>
    <w:semiHidden/>
    <w:rsid w:val="507E05CD"/>
    <w:rPr>
      <w:noProof w:val="0"/>
      <w:sz w:val="20"/>
      <w:szCs w:val="20"/>
      <w:lang w:val="en-GB"/>
    </w:rPr>
  </w:style>
  <w:style w:type="paragraph" w:styleId="FootnoteText">
    <w:name w:val="footnote text"/>
    <w:basedOn w:val="Normal"/>
    <w:link w:val="FootnoteTextChar"/>
    <w:uiPriority w:val="99"/>
    <w:semiHidden/>
    <w:unhideWhenUsed/>
    <w:rsid w:val="507E05CD"/>
    <w:pPr>
      <w:spacing w:after="0"/>
    </w:pPr>
  </w:style>
  <w:style w:type="character" w:styleId="FootnoteTextChar" w:customStyle="1">
    <w:name w:val="Footnote Text Char"/>
    <w:basedOn w:val="DefaultParagraphFont"/>
    <w:link w:val="FootnoteText"/>
    <w:uiPriority w:val="99"/>
    <w:semiHidden/>
    <w:rsid w:val="507E05CD"/>
    <w:rPr>
      <w:noProof w:val="0"/>
      <w:sz w:val="20"/>
      <w:szCs w:val="20"/>
      <w:lang w:val="en-GB"/>
    </w:rPr>
  </w:style>
  <w:style w:type="character" w:styleId="Mention1" w:customStyle="1">
    <w:name w:val="Mention1"/>
    <w:basedOn w:val="DefaultParagraphFont"/>
    <w:uiPriority w:val="99"/>
    <w:unhideWhenUsed/>
    <w:rPr>
      <w:color w:val="2B579A"/>
      <w:shd w:val="clear" w:color="auto" w:fill="E6E6E6"/>
    </w:rPr>
  </w:style>
  <w:style w:type="paragraph" w:styleId="NormalInTableCenterBold" w:customStyle="1">
    <w:name w:val="Normal In Table Center Bold"/>
    <w:basedOn w:val="Normal"/>
    <w:autoRedefine/>
    <w:qFormat/>
    <w:rsid w:val="00983EAF"/>
    <w:pPr>
      <w:spacing w:after="60"/>
      <w:jc w:val="center"/>
    </w:pPr>
    <w:rPr>
      <w:b/>
      <w:sz w:val="24"/>
      <w:lang w:val="el-GR"/>
    </w:rPr>
  </w:style>
  <w:style w:type="paragraph" w:styleId="Bullet1" w:customStyle="1">
    <w:name w:val="Bullet1"/>
    <w:basedOn w:val="Normal"/>
    <w:rsid w:val="00F02D0B"/>
    <w:pPr>
      <w:keepLines/>
      <w:numPr>
        <w:numId w:val="21"/>
      </w:numPr>
      <w:tabs>
        <w:tab w:val="clear" w:pos="1211"/>
      </w:tabs>
      <w:spacing w:before="0" w:after="80" w:line="240" w:lineRule="auto"/>
      <w:ind w:right="144"/>
      <w:jc w:val="left"/>
    </w:pPr>
    <w:rPr>
      <w:rFonts w:ascii="Verdana" w:hAnsi="Verdana"/>
      <w:spacing w:val="2"/>
      <w:sz w:val="18"/>
    </w:rPr>
  </w:style>
  <w:style w:type="character" w:styleId="UnresolvedMention">
    <w:name w:val="Unresolved Mention"/>
    <w:basedOn w:val="DefaultParagraphFont"/>
    <w:uiPriority w:val="99"/>
    <w:semiHidden/>
    <w:unhideWhenUsed/>
    <w:rsid w:val="000F29DF"/>
    <w:rPr>
      <w:color w:val="605E5C"/>
      <w:shd w:val="clear" w:color="auto" w:fill="E1DFDD"/>
    </w:rPr>
  </w:style>
  <w:style w:type="character" w:styleId="Heading1Char" w:customStyle="1">
    <w:name w:val="Heading 1 Char"/>
    <w:basedOn w:val="DefaultParagraphFont"/>
    <w:link w:val="Heading1"/>
    <w:uiPriority w:val="9"/>
    <w:rsid w:val="00BC2FFB"/>
    <w:rPr>
      <w:rFonts w:ascii="Tahoma" w:hAnsi="Tahoma"/>
      <w:b/>
      <w:bCs/>
      <w:smallCaps/>
      <w:color w:val="333399"/>
      <w:sz w:val="32"/>
      <w:szCs w:val="32"/>
      <w:lang w:val="en-GB" w:eastAsia="en-US"/>
    </w:rPr>
  </w:style>
  <w:style w:type="character" w:styleId="Heading4Char" w:customStyle="1">
    <w:name w:val="Heading 4 Char"/>
    <w:basedOn w:val="DefaultParagraphFont"/>
    <w:link w:val="Heading4"/>
    <w:uiPriority w:val="9"/>
    <w:rsid w:val="00BC2FFB"/>
    <w:rPr>
      <w:rFonts w:ascii="Segoe UI" w:hAnsi="Segoe UI"/>
      <w:b/>
      <w:bCs/>
      <w:color w:val="4A442A" w:themeColor="background2" w:themeShade="40"/>
      <w:sz w:val="21"/>
      <w:szCs w:val="21"/>
      <w:lang w:val="en-GB" w:eastAsia="en-US"/>
    </w:rPr>
  </w:style>
  <w:style w:type="paragraph" w:styleId="msonormal0" w:customStyle="1">
    <w:name w:val="msonormal"/>
    <w:basedOn w:val="Normal"/>
    <w:rsid w:val="00BC2FFB"/>
    <w:pPr>
      <w:spacing w:before="100" w:beforeAutospacing="1" w:after="100" w:afterAutospacing="1" w:line="240" w:lineRule="auto"/>
      <w:jc w:val="left"/>
    </w:pPr>
    <w:rPr>
      <w:rFonts w:ascii="Times New Roman" w:hAnsi="Times New Roman"/>
      <w:sz w:val="24"/>
      <w:szCs w:val="24"/>
      <w:lang w:val="el-GR" w:eastAsia="el-GR"/>
    </w:rPr>
  </w:style>
  <w:style w:type="paragraph" w:styleId="Caption">
    <w:name w:val="caption"/>
    <w:basedOn w:val="Normal"/>
    <w:next w:val="Normal"/>
    <w:unhideWhenUsed/>
    <w:qFormat/>
    <w:rsid w:val="00BC2FFB"/>
    <w:pPr>
      <w:spacing w:before="0" w:after="200" w:line="240" w:lineRule="auto"/>
    </w:pPr>
    <w:rPr>
      <w:i/>
      <w:iCs/>
      <w:color w:val="1F497D" w:themeColor="text2"/>
      <w:sz w:val="18"/>
      <w:szCs w:val="18"/>
    </w:rPr>
  </w:style>
  <w:style w:type="character" w:styleId="HeaderChar" w:customStyle="1">
    <w:name w:val="Header Char"/>
    <w:link w:val="Header"/>
    <w:uiPriority w:val="99"/>
    <w:rsid w:val="001204D2"/>
    <w:rPr>
      <w:rFonts w:ascii="Tahoma" w:hAnsi="Tahoma"/>
      <w:sz w:val="18"/>
      <w:szCs w:val="18"/>
      <w:lang w:val="en-GB" w:eastAsia="en-US"/>
    </w:rPr>
  </w:style>
  <w:style w:type="paragraph" w:styleId="Revision">
    <w:name w:val="Revision"/>
    <w:hidden/>
    <w:uiPriority w:val="99"/>
    <w:semiHidden/>
    <w:rsid w:val="00992E0A"/>
    <w:rPr>
      <w:rFonts w:ascii="Tahoma" w:hAnsi="Tahoma"/>
      <w:lang w:val="en-GB" w:eastAsia="en-US"/>
    </w:rPr>
  </w:style>
  <w:style w:type="character" w:styleId="notion-enable-hover" w:customStyle="1">
    <w:name w:val="notion-enable-hover"/>
    <w:basedOn w:val="DefaultParagraphFont"/>
    <w:rsid w:val="00A44DDD"/>
  </w:style>
  <w:style w:type="character" w:styleId="discussion-level-1" w:customStyle="1">
    <w:name w:val="discussion-level-1"/>
    <w:basedOn w:val="DefaultParagraphFont"/>
    <w:rsid w:val="00A44DDD"/>
  </w:style>
  <w:style w:type="character" w:styleId="link-annotation-unknown-block-id-2040208183" w:customStyle="1">
    <w:name w:val="link-annotation-unknown-block-id-2040208183"/>
    <w:basedOn w:val="DefaultParagraphFont"/>
    <w:rsid w:val="00A44DDD"/>
  </w:style>
  <w:style w:type="table" w:styleId="TableGrid1" w:customStyle="1">
    <w:name w:val="Table Grid1"/>
    <w:basedOn w:val="TableNormal"/>
    <w:next w:val="TableGrid"/>
    <w:uiPriority w:val="39"/>
    <w:rsid w:val="003221AA"/>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3221AA"/>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0399">
      <w:bodyDiv w:val="1"/>
      <w:marLeft w:val="0"/>
      <w:marRight w:val="0"/>
      <w:marTop w:val="0"/>
      <w:marBottom w:val="0"/>
      <w:divBdr>
        <w:top w:val="none" w:sz="0" w:space="0" w:color="auto"/>
        <w:left w:val="none" w:sz="0" w:space="0" w:color="auto"/>
        <w:bottom w:val="none" w:sz="0" w:space="0" w:color="auto"/>
        <w:right w:val="none" w:sz="0" w:space="0" w:color="auto"/>
      </w:divBdr>
    </w:div>
    <w:div w:id="80372857">
      <w:bodyDiv w:val="1"/>
      <w:marLeft w:val="0"/>
      <w:marRight w:val="0"/>
      <w:marTop w:val="0"/>
      <w:marBottom w:val="0"/>
      <w:divBdr>
        <w:top w:val="none" w:sz="0" w:space="0" w:color="auto"/>
        <w:left w:val="none" w:sz="0" w:space="0" w:color="auto"/>
        <w:bottom w:val="none" w:sz="0" w:space="0" w:color="auto"/>
        <w:right w:val="none" w:sz="0" w:space="0" w:color="auto"/>
      </w:divBdr>
    </w:div>
    <w:div w:id="112751107">
      <w:bodyDiv w:val="1"/>
      <w:marLeft w:val="0"/>
      <w:marRight w:val="0"/>
      <w:marTop w:val="0"/>
      <w:marBottom w:val="0"/>
      <w:divBdr>
        <w:top w:val="none" w:sz="0" w:space="0" w:color="auto"/>
        <w:left w:val="none" w:sz="0" w:space="0" w:color="auto"/>
        <w:bottom w:val="none" w:sz="0" w:space="0" w:color="auto"/>
        <w:right w:val="none" w:sz="0" w:space="0" w:color="auto"/>
      </w:divBdr>
    </w:div>
    <w:div w:id="216402620">
      <w:bodyDiv w:val="1"/>
      <w:marLeft w:val="0"/>
      <w:marRight w:val="0"/>
      <w:marTop w:val="0"/>
      <w:marBottom w:val="0"/>
      <w:divBdr>
        <w:top w:val="none" w:sz="0" w:space="0" w:color="auto"/>
        <w:left w:val="none" w:sz="0" w:space="0" w:color="auto"/>
        <w:bottom w:val="none" w:sz="0" w:space="0" w:color="auto"/>
        <w:right w:val="none" w:sz="0" w:space="0" w:color="auto"/>
      </w:divBdr>
    </w:div>
    <w:div w:id="227083707">
      <w:bodyDiv w:val="1"/>
      <w:marLeft w:val="0"/>
      <w:marRight w:val="0"/>
      <w:marTop w:val="0"/>
      <w:marBottom w:val="0"/>
      <w:divBdr>
        <w:top w:val="none" w:sz="0" w:space="0" w:color="auto"/>
        <w:left w:val="none" w:sz="0" w:space="0" w:color="auto"/>
        <w:bottom w:val="none" w:sz="0" w:space="0" w:color="auto"/>
        <w:right w:val="none" w:sz="0" w:space="0" w:color="auto"/>
      </w:divBdr>
    </w:div>
    <w:div w:id="289895897">
      <w:bodyDiv w:val="1"/>
      <w:marLeft w:val="0"/>
      <w:marRight w:val="0"/>
      <w:marTop w:val="0"/>
      <w:marBottom w:val="0"/>
      <w:divBdr>
        <w:top w:val="none" w:sz="0" w:space="0" w:color="auto"/>
        <w:left w:val="none" w:sz="0" w:space="0" w:color="auto"/>
        <w:bottom w:val="none" w:sz="0" w:space="0" w:color="auto"/>
        <w:right w:val="none" w:sz="0" w:space="0" w:color="auto"/>
      </w:divBdr>
    </w:div>
    <w:div w:id="319313725">
      <w:bodyDiv w:val="1"/>
      <w:marLeft w:val="0"/>
      <w:marRight w:val="0"/>
      <w:marTop w:val="0"/>
      <w:marBottom w:val="0"/>
      <w:divBdr>
        <w:top w:val="none" w:sz="0" w:space="0" w:color="auto"/>
        <w:left w:val="none" w:sz="0" w:space="0" w:color="auto"/>
        <w:bottom w:val="none" w:sz="0" w:space="0" w:color="auto"/>
        <w:right w:val="none" w:sz="0" w:space="0" w:color="auto"/>
      </w:divBdr>
    </w:div>
    <w:div w:id="363403634">
      <w:bodyDiv w:val="1"/>
      <w:marLeft w:val="0"/>
      <w:marRight w:val="0"/>
      <w:marTop w:val="0"/>
      <w:marBottom w:val="0"/>
      <w:divBdr>
        <w:top w:val="none" w:sz="0" w:space="0" w:color="auto"/>
        <w:left w:val="none" w:sz="0" w:space="0" w:color="auto"/>
        <w:bottom w:val="none" w:sz="0" w:space="0" w:color="auto"/>
        <w:right w:val="none" w:sz="0" w:space="0" w:color="auto"/>
      </w:divBdr>
    </w:div>
    <w:div w:id="374737514">
      <w:bodyDiv w:val="1"/>
      <w:marLeft w:val="0"/>
      <w:marRight w:val="0"/>
      <w:marTop w:val="0"/>
      <w:marBottom w:val="0"/>
      <w:divBdr>
        <w:top w:val="none" w:sz="0" w:space="0" w:color="auto"/>
        <w:left w:val="none" w:sz="0" w:space="0" w:color="auto"/>
        <w:bottom w:val="none" w:sz="0" w:space="0" w:color="auto"/>
        <w:right w:val="none" w:sz="0" w:space="0" w:color="auto"/>
      </w:divBdr>
      <w:divsChild>
        <w:div w:id="1692607224">
          <w:marLeft w:val="0"/>
          <w:marRight w:val="0"/>
          <w:marTop w:val="0"/>
          <w:marBottom w:val="0"/>
          <w:divBdr>
            <w:top w:val="none" w:sz="0" w:space="0" w:color="auto"/>
            <w:left w:val="none" w:sz="0" w:space="0" w:color="auto"/>
            <w:bottom w:val="none" w:sz="0" w:space="0" w:color="auto"/>
            <w:right w:val="none" w:sz="0" w:space="0" w:color="auto"/>
          </w:divBdr>
          <w:divsChild>
            <w:div w:id="1413820715">
              <w:marLeft w:val="0"/>
              <w:marRight w:val="0"/>
              <w:marTop w:val="0"/>
              <w:marBottom w:val="0"/>
              <w:divBdr>
                <w:top w:val="none" w:sz="0" w:space="0" w:color="auto"/>
                <w:left w:val="none" w:sz="0" w:space="0" w:color="auto"/>
                <w:bottom w:val="none" w:sz="0" w:space="0" w:color="auto"/>
                <w:right w:val="none" w:sz="0" w:space="0" w:color="auto"/>
              </w:divBdr>
              <w:divsChild>
                <w:div w:id="7753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00455">
          <w:marLeft w:val="0"/>
          <w:marRight w:val="0"/>
          <w:marTop w:val="0"/>
          <w:marBottom w:val="0"/>
          <w:divBdr>
            <w:top w:val="none" w:sz="0" w:space="0" w:color="auto"/>
            <w:left w:val="none" w:sz="0" w:space="0" w:color="auto"/>
            <w:bottom w:val="none" w:sz="0" w:space="0" w:color="auto"/>
            <w:right w:val="none" w:sz="0" w:space="0" w:color="auto"/>
          </w:divBdr>
        </w:div>
      </w:divsChild>
    </w:div>
    <w:div w:id="464393221">
      <w:bodyDiv w:val="1"/>
      <w:marLeft w:val="0"/>
      <w:marRight w:val="0"/>
      <w:marTop w:val="0"/>
      <w:marBottom w:val="0"/>
      <w:divBdr>
        <w:top w:val="none" w:sz="0" w:space="0" w:color="auto"/>
        <w:left w:val="none" w:sz="0" w:space="0" w:color="auto"/>
        <w:bottom w:val="none" w:sz="0" w:space="0" w:color="auto"/>
        <w:right w:val="none" w:sz="0" w:space="0" w:color="auto"/>
      </w:divBdr>
    </w:div>
    <w:div w:id="527911614">
      <w:bodyDiv w:val="1"/>
      <w:marLeft w:val="0"/>
      <w:marRight w:val="0"/>
      <w:marTop w:val="0"/>
      <w:marBottom w:val="0"/>
      <w:divBdr>
        <w:top w:val="none" w:sz="0" w:space="0" w:color="auto"/>
        <w:left w:val="none" w:sz="0" w:space="0" w:color="auto"/>
        <w:bottom w:val="none" w:sz="0" w:space="0" w:color="auto"/>
        <w:right w:val="none" w:sz="0" w:space="0" w:color="auto"/>
      </w:divBdr>
    </w:div>
    <w:div w:id="584538767">
      <w:bodyDiv w:val="1"/>
      <w:marLeft w:val="0"/>
      <w:marRight w:val="0"/>
      <w:marTop w:val="0"/>
      <w:marBottom w:val="0"/>
      <w:divBdr>
        <w:top w:val="none" w:sz="0" w:space="0" w:color="auto"/>
        <w:left w:val="none" w:sz="0" w:space="0" w:color="auto"/>
        <w:bottom w:val="none" w:sz="0" w:space="0" w:color="auto"/>
        <w:right w:val="none" w:sz="0" w:space="0" w:color="auto"/>
      </w:divBdr>
    </w:div>
    <w:div w:id="587497068">
      <w:bodyDiv w:val="1"/>
      <w:marLeft w:val="0"/>
      <w:marRight w:val="0"/>
      <w:marTop w:val="0"/>
      <w:marBottom w:val="0"/>
      <w:divBdr>
        <w:top w:val="none" w:sz="0" w:space="0" w:color="auto"/>
        <w:left w:val="none" w:sz="0" w:space="0" w:color="auto"/>
        <w:bottom w:val="none" w:sz="0" w:space="0" w:color="auto"/>
        <w:right w:val="none" w:sz="0" w:space="0" w:color="auto"/>
      </w:divBdr>
    </w:div>
    <w:div w:id="608197937">
      <w:bodyDiv w:val="1"/>
      <w:marLeft w:val="0"/>
      <w:marRight w:val="0"/>
      <w:marTop w:val="0"/>
      <w:marBottom w:val="0"/>
      <w:divBdr>
        <w:top w:val="none" w:sz="0" w:space="0" w:color="auto"/>
        <w:left w:val="none" w:sz="0" w:space="0" w:color="auto"/>
        <w:bottom w:val="none" w:sz="0" w:space="0" w:color="auto"/>
        <w:right w:val="none" w:sz="0" w:space="0" w:color="auto"/>
      </w:divBdr>
    </w:div>
    <w:div w:id="702943954">
      <w:bodyDiv w:val="1"/>
      <w:marLeft w:val="0"/>
      <w:marRight w:val="0"/>
      <w:marTop w:val="0"/>
      <w:marBottom w:val="0"/>
      <w:divBdr>
        <w:top w:val="none" w:sz="0" w:space="0" w:color="auto"/>
        <w:left w:val="none" w:sz="0" w:space="0" w:color="auto"/>
        <w:bottom w:val="none" w:sz="0" w:space="0" w:color="auto"/>
        <w:right w:val="none" w:sz="0" w:space="0" w:color="auto"/>
      </w:divBdr>
      <w:divsChild>
        <w:div w:id="868681563">
          <w:marLeft w:val="0"/>
          <w:marRight w:val="0"/>
          <w:marTop w:val="0"/>
          <w:marBottom w:val="300"/>
          <w:divBdr>
            <w:top w:val="single" w:sz="6" w:space="11" w:color="FAEBCC"/>
            <w:left w:val="single" w:sz="6" w:space="11" w:color="FAEBCC"/>
            <w:bottom w:val="single" w:sz="6" w:space="11" w:color="FAEBCC"/>
            <w:right w:val="single" w:sz="6" w:space="11" w:color="FAEBCC"/>
          </w:divBdr>
        </w:div>
        <w:div w:id="1060204479">
          <w:marLeft w:val="0"/>
          <w:marRight w:val="0"/>
          <w:marTop w:val="0"/>
          <w:marBottom w:val="0"/>
          <w:divBdr>
            <w:top w:val="none" w:sz="0" w:space="0" w:color="auto"/>
            <w:left w:val="none" w:sz="0" w:space="0" w:color="auto"/>
            <w:bottom w:val="none" w:sz="0" w:space="0" w:color="auto"/>
            <w:right w:val="none" w:sz="0" w:space="0" w:color="auto"/>
          </w:divBdr>
          <w:divsChild>
            <w:div w:id="8610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00554">
      <w:bodyDiv w:val="1"/>
      <w:marLeft w:val="0"/>
      <w:marRight w:val="0"/>
      <w:marTop w:val="0"/>
      <w:marBottom w:val="0"/>
      <w:divBdr>
        <w:top w:val="none" w:sz="0" w:space="0" w:color="auto"/>
        <w:left w:val="none" w:sz="0" w:space="0" w:color="auto"/>
        <w:bottom w:val="none" w:sz="0" w:space="0" w:color="auto"/>
        <w:right w:val="none" w:sz="0" w:space="0" w:color="auto"/>
      </w:divBdr>
    </w:div>
    <w:div w:id="769589786">
      <w:bodyDiv w:val="1"/>
      <w:marLeft w:val="0"/>
      <w:marRight w:val="0"/>
      <w:marTop w:val="0"/>
      <w:marBottom w:val="0"/>
      <w:divBdr>
        <w:top w:val="none" w:sz="0" w:space="0" w:color="auto"/>
        <w:left w:val="none" w:sz="0" w:space="0" w:color="auto"/>
        <w:bottom w:val="none" w:sz="0" w:space="0" w:color="auto"/>
        <w:right w:val="none" w:sz="0" w:space="0" w:color="auto"/>
      </w:divBdr>
    </w:div>
    <w:div w:id="933125985">
      <w:bodyDiv w:val="1"/>
      <w:marLeft w:val="0"/>
      <w:marRight w:val="0"/>
      <w:marTop w:val="0"/>
      <w:marBottom w:val="0"/>
      <w:divBdr>
        <w:top w:val="none" w:sz="0" w:space="0" w:color="auto"/>
        <w:left w:val="none" w:sz="0" w:space="0" w:color="auto"/>
        <w:bottom w:val="none" w:sz="0" w:space="0" w:color="auto"/>
        <w:right w:val="none" w:sz="0" w:space="0" w:color="auto"/>
      </w:divBdr>
    </w:div>
    <w:div w:id="975374075">
      <w:bodyDiv w:val="1"/>
      <w:marLeft w:val="0"/>
      <w:marRight w:val="0"/>
      <w:marTop w:val="0"/>
      <w:marBottom w:val="0"/>
      <w:divBdr>
        <w:top w:val="none" w:sz="0" w:space="0" w:color="auto"/>
        <w:left w:val="none" w:sz="0" w:space="0" w:color="auto"/>
        <w:bottom w:val="none" w:sz="0" w:space="0" w:color="auto"/>
        <w:right w:val="none" w:sz="0" w:space="0" w:color="auto"/>
      </w:divBdr>
    </w:div>
    <w:div w:id="1020162691">
      <w:bodyDiv w:val="1"/>
      <w:marLeft w:val="0"/>
      <w:marRight w:val="0"/>
      <w:marTop w:val="0"/>
      <w:marBottom w:val="0"/>
      <w:divBdr>
        <w:top w:val="none" w:sz="0" w:space="0" w:color="auto"/>
        <w:left w:val="none" w:sz="0" w:space="0" w:color="auto"/>
        <w:bottom w:val="none" w:sz="0" w:space="0" w:color="auto"/>
        <w:right w:val="none" w:sz="0" w:space="0" w:color="auto"/>
      </w:divBdr>
    </w:div>
    <w:div w:id="1027373245">
      <w:bodyDiv w:val="1"/>
      <w:marLeft w:val="0"/>
      <w:marRight w:val="0"/>
      <w:marTop w:val="0"/>
      <w:marBottom w:val="0"/>
      <w:divBdr>
        <w:top w:val="none" w:sz="0" w:space="0" w:color="auto"/>
        <w:left w:val="none" w:sz="0" w:space="0" w:color="auto"/>
        <w:bottom w:val="none" w:sz="0" w:space="0" w:color="auto"/>
        <w:right w:val="none" w:sz="0" w:space="0" w:color="auto"/>
      </w:divBdr>
    </w:div>
    <w:div w:id="1034229855">
      <w:bodyDiv w:val="1"/>
      <w:marLeft w:val="0"/>
      <w:marRight w:val="0"/>
      <w:marTop w:val="0"/>
      <w:marBottom w:val="0"/>
      <w:divBdr>
        <w:top w:val="none" w:sz="0" w:space="0" w:color="auto"/>
        <w:left w:val="none" w:sz="0" w:space="0" w:color="auto"/>
        <w:bottom w:val="none" w:sz="0" w:space="0" w:color="auto"/>
        <w:right w:val="none" w:sz="0" w:space="0" w:color="auto"/>
      </w:divBdr>
      <w:divsChild>
        <w:div w:id="822085417">
          <w:marLeft w:val="0"/>
          <w:marRight w:val="0"/>
          <w:marTop w:val="0"/>
          <w:marBottom w:val="0"/>
          <w:divBdr>
            <w:top w:val="none" w:sz="0" w:space="0" w:color="auto"/>
            <w:left w:val="none" w:sz="0" w:space="0" w:color="auto"/>
            <w:bottom w:val="none" w:sz="0" w:space="0" w:color="auto"/>
            <w:right w:val="none" w:sz="0" w:space="0" w:color="auto"/>
          </w:divBdr>
        </w:div>
        <w:div w:id="1827668126">
          <w:marLeft w:val="0"/>
          <w:marRight w:val="0"/>
          <w:marTop w:val="0"/>
          <w:marBottom w:val="0"/>
          <w:divBdr>
            <w:top w:val="none" w:sz="0" w:space="0" w:color="auto"/>
            <w:left w:val="none" w:sz="0" w:space="0" w:color="auto"/>
            <w:bottom w:val="none" w:sz="0" w:space="0" w:color="auto"/>
            <w:right w:val="none" w:sz="0" w:space="0" w:color="auto"/>
          </w:divBdr>
          <w:divsChild>
            <w:div w:id="1734692519">
              <w:marLeft w:val="0"/>
              <w:marRight w:val="0"/>
              <w:marTop w:val="0"/>
              <w:marBottom w:val="0"/>
              <w:divBdr>
                <w:top w:val="none" w:sz="0" w:space="0" w:color="auto"/>
                <w:left w:val="none" w:sz="0" w:space="0" w:color="auto"/>
                <w:bottom w:val="none" w:sz="0" w:space="0" w:color="auto"/>
                <w:right w:val="none" w:sz="0" w:space="0" w:color="auto"/>
              </w:divBdr>
              <w:divsChild>
                <w:div w:id="10775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83154">
      <w:bodyDiv w:val="1"/>
      <w:marLeft w:val="0"/>
      <w:marRight w:val="0"/>
      <w:marTop w:val="0"/>
      <w:marBottom w:val="0"/>
      <w:divBdr>
        <w:top w:val="none" w:sz="0" w:space="0" w:color="auto"/>
        <w:left w:val="none" w:sz="0" w:space="0" w:color="auto"/>
        <w:bottom w:val="none" w:sz="0" w:space="0" w:color="auto"/>
        <w:right w:val="none" w:sz="0" w:space="0" w:color="auto"/>
      </w:divBdr>
    </w:div>
    <w:div w:id="1128820524">
      <w:bodyDiv w:val="1"/>
      <w:marLeft w:val="0"/>
      <w:marRight w:val="0"/>
      <w:marTop w:val="0"/>
      <w:marBottom w:val="0"/>
      <w:divBdr>
        <w:top w:val="none" w:sz="0" w:space="0" w:color="auto"/>
        <w:left w:val="none" w:sz="0" w:space="0" w:color="auto"/>
        <w:bottom w:val="none" w:sz="0" w:space="0" w:color="auto"/>
        <w:right w:val="none" w:sz="0" w:space="0" w:color="auto"/>
      </w:divBdr>
    </w:div>
    <w:div w:id="1143931352">
      <w:bodyDiv w:val="1"/>
      <w:marLeft w:val="0"/>
      <w:marRight w:val="0"/>
      <w:marTop w:val="0"/>
      <w:marBottom w:val="0"/>
      <w:divBdr>
        <w:top w:val="none" w:sz="0" w:space="0" w:color="auto"/>
        <w:left w:val="none" w:sz="0" w:space="0" w:color="auto"/>
        <w:bottom w:val="none" w:sz="0" w:space="0" w:color="auto"/>
        <w:right w:val="none" w:sz="0" w:space="0" w:color="auto"/>
      </w:divBdr>
      <w:divsChild>
        <w:div w:id="583760966">
          <w:marLeft w:val="0"/>
          <w:marRight w:val="0"/>
          <w:marTop w:val="0"/>
          <w:marBottom w:val="0"/>
          <w:divBdr>
            <w:top w:val="none" w:sz="0" w:space="0" w:color="auto"/>
            <w:left w:val="none" w:sz="0" w:space="0" w:color="auto"/>
            <w:bottom w:val="none" w:sz="0" w:space="0" w:color="auto"/>
            <w:right w:val="none" w:sz="0" w:space="0" w:color="auto"/>
          </w:divBdr>
          <w:divsChild>
            <w:div w:id="42874324">
              <w:marLeft w:val="0"/>
              <w:marRight w:val="0"/>
              <w:marTop w:val="0"/>
              <w:marBottom w:val="0"/>
              <w:divBdr>
                <w:top w:val="none" w:sz="0" w:space="0" w:color="auto"/>
                <w:left w:val="none" w:sz="0" w:space="0" w:color="auto"/>
                <w:bottom w:val="none" w:sz="0" w:space="0" w:color="auto"/>
                <w:right w:val="none" w:sz="0" w:space="0" w:color="auto"/>
              </w:divBdr>
              <w:divsChild>
                <w:div w:id="3008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4547">
          <w:marLeft w:val="0"/>
          <w:marRight w:val="0"/>
          <w:marTop w:val="0"/>
          <w:marBottom w:val="0"/>
          <w:divBdr>
            <w:top w:val="none" w:sz="0" w:space="0" w:color="auto"/>
            <w:left w:val="none" w:sz="0" w:space="0" w:color="auto"/>
            <w:bottom w:val="none" w:sz="0" w:space="0" w:color="auto"/>
            <w:right w:val="none" w:sz="0" w:space="0" w:color="auto"/>
          </w:divBdr>
        </w:div>
      </w:divsChild>
    </w:div>
    <w:div w:id="1285961529">
      <w:bodyDiv w:val="1"/>
      <w:marLeft w:val="0"/>
      <w:marRight w:val="0"/>
      <w:marTop w:val="0"/>
      <w:marBottom w:val="0"/>
      <w:divBdr>
        <w:top w:val="none" w:sz="0" w:space="0" w:color="auto"/>
        <w:left w:val="none" w:sz="0" w:space="0" w:color="auto"/>
        <w:bottom w:val="none" w:sz="0" w:space="0" w:color="auto"/>
        <w:right w:val="none" w:sz="0" w:space="0" w:color="auto"/>
      </w:divBdr>
    </w:div>
    <w:div w:id="1292441141">
      <w:bodyDiv w:val="1"/>
      <w:marLeft w:val="0"/>
      <w:marRight w:val="0"/>
      <w:marTop w:val="0"/>
      <w:marBottom w:val="0"/>
      <w:divBdr>
        <w:top w:val="none" w:sz="0" w:space="0" w:color="auto"/>
        <w:left w:val="none" w:sz="0" w:space="0" w:color="auto"/>
        <w:bottom w:val="none" w:sz="0" w:space="0" w:color="auto"/>
        <w:right w:val="none" w:sz="0" w:space="0" w:color="auto"/>
      </w:divBdr>
      <w:divsChild>
        <w:div w:id="823552268">
          <w:marLeft w:val="360"/>
          <w:marRight w:val="0"/>
          <w:marTop w:val="200"/>
          <w:marBottom w:val="0"/>
          <w:divBdr>
            <w:top w:val="none" w:sz="0" w:space="0" w:color="auto"/>
            <w:left w:val="none" w:sz="0" w:space="0" w:color="auto"/>
            <w:bottom w:val="none" w:sz="0" w:space="0" w:color="auto"/>
            <w:right w:val="none" w:sz="0" w:space="0" w:color="auto"/>
          </w:divBdr>
        </w:div>
        <w:div w:id="1387677174">
          <w:marLeft w:val="360"/>
          <w:marRight w:val="0"/>
          <w:marTop w:val="200"/>
          <w:marBottom w:val="0"/>
          <w:divBdr>
            <w:top w:val="none" w:sz="0" w:space="0" w:color="auto"/>
            <w:left w:val="none" w:sz="0" w:space="0" w:color="auto"/>
            <w:bottom w:val="none" w:sz="0" w:space="0" w:color="auto"/>
            <w:right w:val="none" w:sz="0" w:space="0" w:color="auto"/>
          </w:divBdr>
        </w:div>
        <w:div w:id="1405641477">
          <w:marLeft w:val="360"/>
          <w:marRight w:val="0"/>
          <w:marTop w:val="200"/>
          <w:marBottom w:val="0"/>
          <w:divBdr>
            <w:top w:val="none" w:sz="0" w:space="0" w:color="auto"/>
            <w:left w:val="none" w:sz="0" w:space="0" w:color="auto"/>
            <w:bottom w:val="none" w:sz="0" w:space="0" w:color="auto"/>
            <w:right w:val="none" w:sz="0" w:space="0" w:color="auto"/>
          </w:divBdr>
        </w:div>
        <w:div w:id="332027230">
          <w:marLeft w:val="360"/>
          <w:marRight w:val="0"/>
          <w:marTop w:val="200"/>
          <w:marBottom w:val="0"/>
          <w:divBdr>
            <w:top w:val="none" w:sz="0" w:space="0" w:color="auto"/>
            <w:left w:val="none" w:sz="0" w:space="0" w:color="auto"/>
            <w:bottom w:val="none" w:sz="0" w:space="0" w:color="auto"/>
            <w:right w:val="none" w:sz="0" w:space="0" w:color="auto"/>
          </w:divBdr>
        </w:div>
        <w:div w:id="1820802675">
          <w:marLeft w:val="360"/>
          <w:marRight w:val="0"/>
          <w:marTop w:val="200"/>
          <w:marBottom w:val="0"/>
          <w:divBdr>
            <w:top w:val="none" w:sz="0" w:space="0" w:color="auto"/>
            <w:left w:val="none" w:sz="0" w:space="0" w:color="auto"/>
            <w:bottom w:val="none" w:sz="0" w:space="0" w:color="auto"/>
            <w:right w:val="none" w:sz="0" w:space="0" w:color="auto"/>
          </w:divBdr>
        </w:div>
        <w:div w:id="931470768">
          <w:marLeft w:val="360"/>
          <w:marRight w:val="0"/>
          <w:marTop w:val="200"/>
          <w:marBottom w:val="0"/>
          <w:divBdr>
            <w:top w:val="none" w:sz="0" w:space="0" w:color="auto"/>
            <w:left w:val="none" w:sz="0" w:space="0" w:color="auto"/>
            <w:bottom w:val="none" w:sz="0" w:space="0" w:color="auto"/>
            <w:right w:val="none" w:sz="0" w:space="0" w:color="auto"/>
          </w:divBdr>
        </w:div>
        <w:div w:id="1084112668">
          <w:marLeft w:val="360"/>
          <w:marRight w:val="0"/>
          <w:marTop w:val="200"/>
          <w:marBottom w:val="0"/>
          <w:divBdr>
            <w:top w:val="none" w:sz="0" w:space="0" w:color="auto"/>
            <w:left w:val="none" w:sz="0" w:space="0" w:color="auto"/>
            <w:bottom w:val="none" w:sz="0" w:space="0" w:color="auto"/>
            <w:right w:val="none" w:sz="0" w:space="0" w:color="auto"/>
          </w:divBdr>
        </w:div>
        <w:div w:id="152451634">
          <w:marLeft w:val="360"/>
          <w:marRight w:val="0"/>
          <w:marTop w:val="200"/>
          <w:marBottom w:val="0"/>
          <w:divBdr>
            <w:top w:val="none" w:sz="0" w:space="0" w:color="auto"/>
            <w:left w:val="none" w:sz="0" w:space="0" w:color="auto"/>
            <w:bottom w:val="none" w:sz="0" w:space="0" w:color="auto"/>
            <w:right w:val="none" w:sz="0" w:space="0" w:color="auto"/>
          </w:divBdr>
        </w:div>
        <w:div w:id="476413135">
          <w:marLeft w:val="360"/>
          <w:marRight w:val="0"/>
          <w:marTop w:val="200"/>
          <w:marBottom w:val="0"/>
          <w:divBdr>
            <w:top w:val="none" w:sz="0" w:space="0" w:color="auto"/>
            <w:left w:val="none" w:sz="0" w:space="0" w:color="auto"/>
            <w:bottom w:val="none" w:sz="0" w:space="0" w:color="auto"/>
            <w:right w:val="none" w:sz="0" w:space="0" w:color="auto"/>
          </w:divBdr>
        </w:div>
        <w:div w:id="1773738562">
          <w:marLeft w:val="360"/>
          <w:marRight w:val="0"/>
          <w:marTop w:val="200"/>
          <w:marBottom w:val="0"/>
          <w:divBdr>
            <w:top w:val="none" w:sz="0" w:space="0" w:color="auto"/>
            <w:left w:val="none" w:sz="0" w:space="0" w:color="auto"/>
            <w:bottom w:val="none" w:sz="0" w:space="0" w:color="auto"/>
            <w:right w:val="none" w:sz="0" w:space="0" w:color="auto"/>
          </w:divBdr>
        </w:div>
        <w:div w:id="566886497">
          <w:marLeft w:val="360"/>
          <w:marRight w:val="0"/>
          <w:marTop w:val="200"/>
          <w:marBottom w:val="0"/>
          <w:divBdr>
            <w:top w:val="none" w:sz="0" w:space="0" w:color="auto"/>
            <w:left w:val="none" w:sz="0" w:space="0" w:color="auto"/>
            <w:bottom w:val="none" w:sz="0" w:space="0" w:color="auto"/>
            <w:right w:val="none" w:sz="0" w:space="0" w:color="auto"/>
          </w:divBdr>
        </w:div>
        <w:div w:id="1202401688">
          <w:marLeft w:val="360"/>
          <w:marRight w:val="0"/>
          <w:marTop w:val="200"/>
          <w:marBottom w:val="0"/>
          <w:divBdr>
            <w:top w:val="none" w:sz="0" w:space="0" w:color="auto"/>
            <w:left w:val="none" w:sz="0" w:space="0" w:color="auto"/>
            <w:bottom w:val="none" w:sz="0" w:space="0" w:color="auto"/>
            <w:right w:val="none" w:sz="0" w:space="0" w:color="auto"/>
          </w:divBdr>
        </w:div>
        <w:div w:id="258682106">
          <w:marLeft w:val="360"/>
          <w:marRight w:val="0"/>
          <w:marTop w:val="200"/>
          <w:marBottom w:val="0"/>
          <w:divBdr>
            <w:top w:val="none" w:sz="0" w:space="0" w:color="auto"/>
            <w:left w:val="none" w:sz="0" w:space="0" w:color="auto"/>
            <w:bottom w:val="none" w:sz="0" w:space="0" w:color="auto"/>
            <w:right w:val="none" w:sz="0" w:space="0" w:color="auto"/>
          </w:divBdr>
        </w:div>
        <w:div w:id="1933197488">
          <w:marLeft w:val="360"/>
          <w:marRight w:val="0"/>
          <w:marTop w:val="200"/>
          <w:marBottom w:val="0"/>
          <w:divBdr>
            <w:top w:val="none" w:sz="0" w:space="0" w:color="auto"/>
            <w:left w:val="none" w:sz="0" w:space="0" w:color="auto"/>
            <w:bottom w:val="none" w:sz="0" w:space="0" w:color="auto"/>
            <w:right w:val="none" w:sz="0" w:space="0" w:color="auto"/>
          </w:divBdr>
        </w:div>
      </w:divsChild>
    </w:div>
    <w:div w:id="1310862714">
      <w:bodyDiv w:val="1"/>
      <w:marLeft w:val="0"/>
      <w:marRight w:val="0"/>
      <w:marTop w:val="0"/>
      <w:marBottom w:val="0"/>
      <w:divBdr>
        <w:top w:val="none" w:sz="0" w:space="0" w:color="auto"/>
        <w:left w:val="none" w:sz="0" w:space="0" w:color="auto"/>
        <w:bottom w:val="none" w:sz="0" w:space="0" w:color="auto"/>
        <w:right w:val="none" w:sz="0" w:space="0" w:color="auto"/>
      </w:divBdr>
    </w:div>
    <w:div w:id="1486779789">
      <w:bodyDiv w:val="1"/>
      <w:marLeft w:val="0"/>
      <w:marRight w:val="0"/>
      <w:marTop w:val="0"/>
      <w:marBottom w:val="0"/>
      <w:divBdr>
        <w:top w:val="none" w:sz="0" w:space="0" w:color="auto"/>
        <w:left w:val="none" w:sz="0" w:space="0" w:color="auto"/>
        <w:bottom w:val="none" w:sz="0" w:space="0" w:color="auto"/>
        <w:right w:val="none" w:sz="0" w:space="0" w:color="auto"/>
      </w:divBdr>
    </w:div>
    <w:div w:id="1516724551">
      <w:bodyDiv w:val="1"/>
      <w:marLeft w:val="0"/>
      <w:marRight w:val="0"/>
      <w:marTop w:val="0"/>
      <w:marBottom w:val="0"/>
      <w:divBdr>
        <w:top w:val="none" w:sz="0" w:space="0" w:color="auto"/>
        <w:left w:val="none" w:sz="0" w:space="0" w:color="auto"/>
        <w:bottom w:val="none" w:sz="0" w:space="0" w:color="auto"/>
        <w:right w:val="none" w:sz="0" w:space="0" w:color="auto"/>
      </w:divBdr>
    </w:div>
    <w:div w:id="1670673801">
      <w:bodyDiv w:val="1"/>
      <w:marLeft w:val="0"/>
      <w:marRight w:val="0"/>
      <w:marTop w:val="0"/>
      <w:marBottom w:val="0"/>
      <w:divBdr>
        <w:top w:val="none" w:sz="0" w:space="0" w:color="auto"/>
        <w:left w:val="none" w:sz="0" w:space="0" w:color="auto"/>
        <w:bottom w:val="none" w:sz="0" w:space="0" w:color="auto"/>
        <w:right w:val="none" w:sz="0" w:space="0" w:color="auto"/>
      </w:divBdr>
    </w:div>
    <w:div w:id="1816217888">
      <w:bodyDiv w:val="1"/>
      <w:marLeft w:val="0"/>
      <w:marRight w:val="0"/>
      <w:marTop w:val="0"/>
      <w:marBottom w:val="0"/>
      <w:divBdr>
        <w:top w:val="none" w:sz="0" w:space="0" w:color="auto"/>
        <w:left w:val="none" w:sz="0" w:space="0" w:color="auto"/>
        <w:bottom w:val="none" w:sz="0" w:space="0" w:color="auto"/>
        <w:right w:val="none" w:sz="0" w:space="0" w:color="auto"/>
      </w:divBdr>
      <w:divsChild>
        <w:div w:id="1453791884">
          <w:marLeft w:val="0"/>
          <w:marRight w:val="0"/>
          <w:marTop w:val="0"/>
          <w:marBottom w:val="0"/>
          <w:divBdr>
            <w:top w:val="none" w:sz="0" w:space="0" w:color="auto"/>
            <w:left w:val="none" w:sz="0" w:space="0" w:color="auto"/>
            <w:bottom w:val="none" w:sz="0" w:space="0" w:color="auto"/>
            <w:right w:val="none" w:sz="0" w:space="0" w:color="auto"/>
          </w:divBdr>
          <w:divsChild>
            <w:div w:id="267546200">
              <w:marLeft w:val="0"/>
              <w:marRight w:val="0"/>
              <w:marTop w:val="0"/>
              <w:marBottom w:val="0"/>
              <w:divBdr>
                <w:top w:val="none" w:sz="0" w:space="0" w:color="auto"/>
                <w:left w:val="none" w:sz="0" w:space="0" w:color="auto"/>
                <w:bottom w:val="none" w:sz="0" w:space="0" w:color="auto"/>
                <w:right w:val="none" w:sz="0" w:space="0" w:color="auto"/>
              </w:divBdr>
              <w:divsChild>
                <w:div w:id="6908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9798">
          <w:marLeft w:val="0"/>
          <w:marRight w:val="0"/>
          <w:marTop w:val="0"/>
          <w:marBottom w:val="0"/>
          <w:divBdr>
            <w:top w:val="none" w:sz="0" w:space="0" w:color="auto"/>
            <w:left w:val="none" w:sz="0" w:space="0" w:color="auto"/>
            <w:bottom w:val="none" w:sz="0" w:space="0" w:color="auto"/>
            <w:right w:val="none" w:sz="0" w:space="0" w:color="auto"/>
          </w:divBdr>
        </w:div>
      </w:divsChild>
    </w:div>
    <w:div w:id="1875119250">
      <w:bodyDiv w:val="1"/>
      <w:marLeft w:val="0"/>
      <w:marRight w:val="0"/>
      <w:marTop w:val="0"/>
      <w:marBottom w:val="0"/>
      <w:divBdr>
        <w:top w:val="none" w:sz="0" w:space="0" w:color="auto"/>
        <w:left w:val="none" w:sz="0" w:space="0" w:color="auto"/>
        <w:bottom w:val="none" w:sz="0" w:space="0" w:color="auto"/>
        <w:right w:val="none" w:sz="0" w:space="0" w:color="auto"/>
      </w:divBdr>
    </w:div>
    <w:div w:id="1878663692">
      <w:bodyDiv w:val="1"/>
      <w:marLeft w:val="0"/>
      <w:marRight w:val="0"/>
      <w:marTop w:val="0"/>
      <w:marBottom w:val="0"/>
      <w:divBdr>
        <w:top w:val="none" w:sz="0" w:space="0" w:color="auto"/>
        <w:left w:val="none" w:sz="0" w:space="0" w:color="auto"/>
        <w:bottom w:val="none" w:sz="0" w:space="0" w:color="auto"/>
        <w:right w:val="none" w:sz="0" w:space="0" w:color="auto"/>
      </w:divBdr>
    </w:div>
    <w:div w:id="1926456625">
      <w:bodyDiv w:val="1"/>
      <w:marLeft w:val="0"/>
      <w:marRight w:val="0"/>
      <w:marTop w:val="0"/>
      <w:marBottom w:val="0"/>
      <w:divBdr>
        <w:top w:val="none" w:sz="0" w:space="0" w:color="auto"/>
        <w:left w:val="none" w:sz="0" w:space="0" w:color="auto"/>
        <w:bottom w:val="none" w:sz="0" w:space="0" w:color="auto"/>
        <w:right w:val="none" w:sz="0" w:space="0" w:color="auto"/>
      </w:divBdr>
    </w:div>
    <w:div w:id="1944072670">
      <w:bodyDiv w:val="1"/>
      <w:marLeft w:val="0"/>
      <w:marRight w:val="0"/>
      <w:marTop w:val="0"/>
      <w:marBottom w:val="0"/>
      <w:divBdr>
        <w:top w:val="none" w:sz="0" w:space="0" w:color="auto"/>
        <w:left w:val="none" w:sz="0" w:space="0" w:color="auto"/>
        <w:bottom w:val="none" w:sz="0" w:space="0" w:color="auto"/>
        <w:right w:val="none" w:sz="0" w:space="0" w:color="auto"/>
      </w:divBdr>
      <w:divsChild>
        <w:div w:id="712116744">
          <w:marLeft w:val="0"/>
          <w:marRight w:val="0"/>
          <w:marTop w:val="0"/>
          <w:marBottom w:val="0"/>
          <w:divBdr>
            <w:top w:val="none" w:sz="0" w:space="0" w:color="auto"/>
            <w:left w:val="none" w:sz="0" w:space="0" w:color="auto"/>
            <w:bottom w:val="none" w:sz="0" w:space="0" w:color="auto"/>
            <w:right w:val="none" w:sz="0" w:space="0" w:color="auto"/>
          </w:divBdr>
        </w:div>
        <w:div w:id="1915553882">
          <w:marLeft w:val="0"/>
          <w:marRight w:val="0"/>
          <w:marTop w:val="0"/>
          <w:marBottom w:val="0"/>
          <w:divBdr>
            <w:top w:val="none" w:sz="0" w:space="0" w:color="auto"/>
            <w:left w:val="none" w:sz="0" w:space="0" w:color="auto"/>
            <w:bottom w:val="none" w:sz="0" w:space="0" w:color="auto"/>
            <w:right w:val="none" w:sz="0" w:space="0" w:color="auto"/>
          </w:divBdr>
          <w:divsChild>
            <w:div w:id="1667778891">
              <w:marLeft w:val="0"/>
              <w:marRight w:val="0"/>
              <w:marTop w:val="30"/>
              <w:marBottom w:val="30"/>
              <w:divBdr>
                <w:top w:val="none" w:sz="0" w:space="0" w:color="auto"/>
                <w:left w:val="none" w:sz="0" w:space="0" w:color="auto"/>
                <w:bottom w:val="none" w:sz="0" w:space="0" w:color="auto"/>
                <w:right w:val="none" w:sz="0" w:space="0" w:color="auto"/>
              </w:divBdr>
              <w:divsChild>
                <w:div w:id="1269896362">
                  <w:marLeft w:val="0"/>
                  <w:marRight w:val="0"/>
                  <w:marTop w:val="0"/>
                  <w:marBottom w:val="0"/>
                  <w:divBdr>
                    <w:top w:val="none" w:sz="0" w:space="0" w:color="auto"/>
                    <w:left w:val="none" w:sz="0" w:space="0" w:color="auto"/>
                    <w:bottom w:val="none" w:sz="0" w:space="0" w:color="auto"/>
                    <w:right w:val="none" w:sz="0" w:space="0" w:color="auto"/>
                  </w:divBdr>
                  <w:divsChild>
                    <w:div w:id="1340037809">
                      <w:marLeft w:val="0"/>
                      <w:marRight w:val="0"/>
                      <w:marTop w:val="0"/>
                      <w:marBottom w:val="0"/>
                      <w:divBdr>
                        <w:top w:val="none" w:sz="0" w:space="0" w:color="auto"/>
                        <w:left w:val="none" w:sz="0" w:space="0" w:color="auto"/>
                        <w:bottom w:val="none" w:sz="0" w:space="0" w:color="auto"/>
                        <w:right w:val="none" w:sz="0" w:space="0" w:color="auto"/>
                      </w:divBdr>
                    </w:div>
                  </w:divsChild>
                </w:div>
                <w:div w:id="2050257528">
                  <w:marLeft w:val="0"/>
                  <w:marRight w:val="0"/>
                  <w:marTop w:val="0"/>
                  <w:marBottom w:val="0"/>
                  <w:divBdr>
                    <w:top w:val="none" w:sz="0" w:space="0" w:color="auto"/>
                    <w:left w:val="none" w:sz="0" w:space="0" w:color="auto"/>
                    <w:bottom w:val="none" w:sz="0" w:space="0" w:color="auto"/>
                    <w:right w:val="none" w:sz="0" w:space="0" w:color="auto"/>
                  </w:divBdr>
                  <w:divsChild>
                    <w:div w:id="1529219833">
                      <w:marLeft w:val="0"/>
                      <w:marRight w:val="0"/>
                      <w:marTop w:val="0"/>
                      <w:marBottom w:val="0"/>
                      <w:divBdr>
                        <w:top w:val="none" w:sz="0" w:space="0" w:color="auto"/>
                        <w:left w:val="none" w:sz="0" w:space="0" w:color="auto"/>
                        <w:bottom w:val="none" w:sz="0" w:space="0" w:color="auto"/>
                        <w:right w:val="none" w:sz="0" w:space="0" w:color="auto"/>
                      </w:divBdr>
                    </w:div>
                  </w:divsChild>
                </w:div>
                <w:div w:id="1596867071">
                  <w:marLeft w:val="0"/>
                  <w:marRight w:val="0"/>
                  <w:marTop w:val="0"/>
                  <w:marBottom w:val="0"/>
                  <w:divBdr>
                    <w:top w:val="none" w:sz="0" w:space="0" w:color="auto"/>
                    <w:left w:val="none" w:sz="0" w:space="0" w:color="auto"/>
                    <w:bottom w:val="none" w:sz="0" w:space="0" w:color="auto"/>
                    <w:right w:val="none" w:sz="0" w:space="0" w:color="auto"/>
                  </w:divBdr>
                  <w:divsChild>
                    <w:div w:id="315500709">
                      <w:marLeft w:val="0"/>
                      <w:marRight w:val="0"/>
                      <w:marTop w:val="0"/>
                      <w:marBottom w:val="0"/>
                      <w:divBdr>
                        <w:top w:val="none" w:sz="0" w:space="0" w:color="auto"/>
                        <w:left w:val="none" w:sz="0" w:space="0" w:color="auto"/>
                        <w:bottom w:val="none" w:sz="0" w:space="0" w:color="auto"/>
                        <w:right w:val="none" w:sz="0" w:space="0" w:color="auto"/>
                      </w:divBdr>
                    </w:div>
                  </w:divsChild>
                </w:div>
                <w:div w:id="1093817886">
                  <w:marLeft w:val="0"/>
                  <w:marRight w:val="0"/>
                  <w:marTop w:val="0"/>
                  <w:marBottom w:val="0"/>
                  <w:divBdr>
                    <w:top w:val="none" w:sz="0" w:space="0" w:color="auto"/>
                    <w:left w:val="none" w:sz="0" w:space="0" w:color="auto"/>
                    <w:bottom w:val="none" w:sz="0" w:space="0" w:color="auto"/>
                    <w:right w:val="none" w:sz="0" w:space="0" w:color="auto"/>
                  </w:divBdr>
                  <w:divsChild>
                    <w:div w:id="1590236772">
                      <w:marLeft w:val="0"/>
                      <w:marRight w:val="0"/>
                      <w:marTop w:val="0"/>
                      <w:marBottom w:val="0"/>
                      <w:divBdr>
                        <w:top w:val="none" w:sz="0" w:space="0" w:color="auto"/>
                        <w:left w:val="none" w:sz="0" w:space="0" w:color="auto"/>
                        <w:bottom w:val="none" w:sz="0" w:space="0" w:color="auto"/>
                        <w:right w:val="none" w:sz="0" w:space="0" w:color="auto"/>
                      </w:divBdr>
                    </w:div>
                    <w:div w:id="243416764">
                      <w:marLeft w:val="0"/>
                      <w:marRight w:val="0"/>
                      <w:marTop w:val="0"/>
                      <w:marBottom w:val="0"/>
                      <w:divBdr>
                        <w:top w:val="none" w:sz="0" w:space="0" w:color="auto"/>
                        <w:left w:val="none" w:sz="0" w:space="0" w:color="auto"/>
                        <w:bottom w:val="none" w:sz="0" w:space="0" w:color="auto"/>
                        <w:right w:val="none" w:sz="0" w:space="0" w:color="auto"/>
                      </w:divBdr>
                    </w:div>
                  </w:divsChild>
                </w:div>
                <w:div w:id="484248904">
                  <w:marLeft w:val="0"/>
                  <w:marRight w:val="0"/>
                  <w:marTop w:val="0"/>
                  <w:marBottom w:val="0"/>
                  <w:divBdr>
                    <w:top w:val="none" w:sz="0" w:space="0" w:color="auto"/>
                    <w:left w:val="none" w:sz="0" w:space="0" w:color="auto"/>
                    <w:bottom w:val="none" w:sz="0" w:space="0" w:color="auto"/>
                    <w:right w:val="none" w:sz="0" w:space="0" w:color="auto"/>
                  </w:divBdr>
                  <w:divsChild>
                    <w:div w:id="1716156929">
                      <w:marLeft w:val="0"/>
                      <w:marRight w:val="0"/>
                      <w:marTop w:val="0"/>
                      <w:marBottom w:val="0"/>
                      <w:divBdr>
                        <w:top w:val="none" w:sz="0" w:space="0" w:color="auto"/>
                        <w:left w:val="none" w:sz="0" w:space="0" w:color="auto"/>
                        <w:bottom w:val="none" w:sz="0" w:space="0" w:color="auto"/>
                        <w:right w:val="none" w:sz="0" w:space="0" w:color="auto"/>
                      </w:divBdr>
                    </w:div>
                  </w:divsChild>
                </w:div>
                <w:div w:id="592595358">
                  <w:marLeft w:val="0"/>
                  <w:marRight w:val="0"/>
                  <w:marTop w:val="0"/>
                  <w:marBottom w:val="0"/>
                  <w:divBdr>
                    <w:top w:val="none" w:sz="0" w:space="0" w:color="auto"/>
                    <w:left w:val="none" w:sz="0" w:space="0" w:color="auto"/>
                    <w:bottom w:val="none" w:sz="0" w:space="0" w:color="auto"/>
                    <w:right w:val="none" w:sz="0" w:space="0" w:color="auto"/>
                  </w:divBdr>
                  <w:divsChild>
                    <w:div w:id="351422817">
                      <w:marLeft w:val="0"/>
                      <w:marRight w:val="0"/>
                      <w:marTop w:val="0"/>
                      <w:marBottom w:val="0"/>
                      <w:divBdr>
                        <w:top w:val="none" w:sz="0" w:space="0" w:color="auto"/>
                        <w:left w:val="none" w:sz="0" w:space="0" w:color="auto"/>
                        <w:bottom w:val="none" w:sz="0" w:space="0" w:color="auto"/>
                        <w:right w:val="none" w:sz="0" w:space="0" w:color="auto"/>
                      </w:divBdr>
                    </w:div>
                  </w:divsChild>
                </w:div>
                <w:div w:id="279343911">
                  <w:marLeft w:val="0"/>
                  <w:marRight w:val="0"/>
                  <w:marTop w:val="0"/>
                  <w:marBottom w:val="0"/>
                  <w:divBdr>
                    <w:top w:val="none" w:sz="0" w:space="0" w:color="auto"/>
                    <w:left w:val="none" w:sz="0" w:space="0" w:color="auto"/>
                    <w:bottom w:val="none" w:sz="0" w:space="0" w:color="auto"/>
                    <w:right w:val="none" w:sz="0" w:space="0" w:color="auto"/>
                  </w:divBdr>
                  <w:divsChild>
                    <w:div w:id="1459714290">
                      <w:marLeft w:val="0"/>
                      <w:marRight w:val="0"/>
                      <w:marTop w:val="0"/>
                      <w:marBottom w:val="0"/>
                      <w:divBdr>
                        <w:top w:val="none" w:sz="0" w:space="0" w:color="auto"/>
                        <w:left w:val="none" w:sz="0" w:space="0" w:color="auto"/>
                        <w:bottom w:val="none" w:sz="0" w:space="0" w:color="auto"/>
                        <w:right w:val="none" w:sz="0" w:space="0" w:color="auto"/>
                      </w:divBdr>
                    </w:div>
                  </w:divsChild>
                </w:div>
                <w:div w:id="1798600038">
                  <w:marLeft w:val="0"/>
                  <w:marRight w:val="0"/>
                  <w:marTop w:val="0"/>
                  <w:marBottom w:val="0"/>
                  <w:divBdr>
                    <w:top w:val="none" w:sz="0" w:space="0" w:color="auto"/>
                    <w:left w:val="none" w:sz="0" w:space="0" w:color="auto"/>
                    <w:bottom w:val="none" w:sz="0" w:space="0" w:color="auto"/>
                    <w:right w:val="none" w:sz="0" w:space="0" w:color="auto"/>
                  </w:divBdr>
                  <w:divsChild>
                    <w:div w:id="1155755541">
                      <w:marLeft w:val="0"/>
                      <w:marRight w:val="0"/>
                      <w:marTop w:val="0"/>
                      <w:marBottom w:val="0"/>
                      <w:divBdr>
                        <w:top w:val="none" w:sz="0" w:space="0" w:color="auto"/>
                        <w:left w:val="none" w:sz="0" w:space="0" w:color="auto"/>
                        <w:bottom w:val="none" w:sz="0" w:space="0" w:color="auto"/>
                        <w:right w:val="none" w:sz="0" w:space="0" w:color="auto"/>
                      </w:divBdr>
                    </w:div>
                    <w:div w:id="1142578028">
                      <w:marLeft w:val="0"/>
                      <w:marRight w:val="0"/>
                      <w:marTop w:val="0"/>
                      <w:marBottom w:val="0"/>
                      <w:divBdr>
                        <w:top w:val="none" w:sz="0" w:space="0" w:color="auto"/>
                        <w:left w:val="none" w:sz="0" w:space="0" w:color="auto"/>
                        <w:bottom w:val="none" w:sz="0" w:space="0" w:color="auto"/>
                        <w:right w:val="none" w:sz="0" w:space="0" w:color="auto"/>
                      </w:divBdr>
                    </w:div>
                  </w:divsChild>
                </w:div>
                <w:div w:id="2132164742">
                  <w:marLeft w:val="0"/>
                  <w:marRight w:val="0"/>
                  <w:marTop w:val="0"/>
                  <w:marBottom w:val="0"/>
                  <w:divBdr>
                    <w:top w:val="none" w:sz="0" w:space="0" w:color="auto"/>
                    <w:left w:val="none" w:sz="0" w:space="0" w:color="auto"/>
                    <w:bottom w:val="none" w:sz="0" w:space="0" w:color="auto"/>
                    <w:right w:val="none" w:sz="0" w:space="0" w:color="auto"/>
                  </w:divBdr>
                  <w:divsChild>
                    <w:div w:id="139006614">
                      <w:marLeft w:val="0"/>
                      <w:marRight w:val="0"/>
                      <w:marTop w:val="0"/>
                      <w:marBottom w:val="0"/>
                      <w:divBdr>
                        <w:top w:val="none" w:sz="0" w:space="0" w:color="auto"/>
                        <w:left w:val="none" w:sz="0" w:space="0" w:color="auto"/>
                        <w:bottom w:val="none" w:sz="0" w:space="0" w:color="auto"/>
                        <w:right w:val="none" w:sz="0" w:space="0" w:color="auto"/>
                      </w:divBdr>
                    </w:div>
                  </w:divsChild>
                </w:div>
                <w:div w:id="878129899">
                  <w:marLeft w:val="0"/>
                  <w:marRight w:val="0"/>
                  <w:marTop w:val="0"/>
                  <w:marBottom w:val="0"/>
                  <w:divBdr>
                    <w:top w:val="none" w:sz="0" w:space="0" w:color="auto"/>
                    <w:left w:val="none" w:sz="0" w:space="0" w:color="auto"/>
                    <w:bottom w:val="none" w:sz="0" w:space="0" w:color="auto"/>
                    <w:right w:val="none" w:sz="0" w:space="0" w:color="auto"/>
                  </w:divBdr>
                  <w:divsChild>
                    <w:div w:id="1766262826">
                      <w:marLeft w:val="0"/>
                      <w:marRight w:val="0"/>
                      <w:marTop w:val="0"/>
                      <w:marBottom w:val="0"/>
                      <w:divBdr>
                        <w:top w:val="none" w:sz="0" w:space="0" w:color="auto"/>
                        <w:left w:val="none" w:sz="0" w:space="0" w:color="auto"/>
                        <w:bottom w:val="none" w:sz="0" w:space="0" w:color="auto"/>
                        <w:right w:val="none" w:sz="0" w:space="0" w:color="auto"/>
                      </w:divBdr>
                    </w:div>
                  </w:divsChild>
                </w:div>
                <w:div w:id="371196975">
                  <w:marLeft w:val="0"/>
                  <w:marRight w:val="0"/>
                  <w:marTop w:val="0"/>
                  <w:marBottom w:val="0"/>
                  <w:divBdr>
                    <w:top w:val="none" w:sz="0" w:space="0" w:color="auto"/>
                    <w:left w:val="none" w:sz="0" w:space="0" w:color="auto"/>
                    <w:bottom w:val="none" w:sz="0" w:space="0" w:color="auto"/>
                    <w:right w:val="none" w:sz="0" w:space="0" w:color="auto"/>
                  </w:divBdr>
                  <w:divsChild>
                    <w:div w:id="2009094981">
                      <w:marLeft w:val="0"/>
                      <w:marRight w:val="0"/>
                      <w:marTop w:val="0"/>
                      <w:marBottom w:val="0"/>
                      <w:divBdr>
                        <w:top w:val="none" w:sz="0" w:space="0" w:color="auto"/>
                        <w:left w:val="none" w:sz="0" w:space="0" w:color="auto"/>
                        <w:bottom w:val="none" w:sz="0" w:space="0" w:color="auto"/>
                        <w:right w:val="none" w:sz="0" w:space="0" w:color="auto"/>
                      </w:divBdr>
                    </w:div>
                  </w:divsChild>
                </w:div>
                <w:div w:id="309947507">
                  <w:marLeft w:val="0"/>
                  <w:marRight w:val="0"/>
                  <w:marTop w:val="0"/>
                  <w:marBottom w:val="0"/>
                  <w:divBdr>
                    <w:top w:val="none" w:sz="0" w:space="0" w:color="auto"/>
                    <w:left w:val="none" w:sz="0" w:space="0" w:color="auto"/>
                    <w:bottom w:val="none" w:sz="0" w:space="0" w:color="auto"/>
                    <w:right w:val="none" w:sz="0" w:space="0" w:color="auto"/>
                  </w:divBdr>
                  <w:divsChild>
                    <w:div w:id="304745432">
                      <w:marLeft w:val="0"/>
                      <w:marRight w:val="0"/>
                      <w:marTop w:val="0"/>
                      <w:marBottom w:val="0"/>
                      <w:divBdr>
                        <w:top w:val="none" w:sz="0" w:space="0" w:color="auto"/>
                        <w:left w:val="none" w:sz="0" w:space="0" w:color="auto"/>
                        <w:bottom w:val="none" w:sz="0" w:space="0" w:color="auto"/>
                        <w:right w:val="none" w:sz="0" w:space="0" w:color="auto"/>
                      </w:divBdr>
                    </w:div>
                    <w:div w:id="1830511795">
                      <w:marLeft w:val="0"/>
                      <w:marRight w:val="0"/>
                      <w:marTop w:val="0"/>
                      <w:marBottom w:val="0"/>
                      <w:divBdr>
                        <w:top w:val="none" w:sz="0" w:space="0" w:color="auto"/>
                        <w:left w:val="none" w:sz="0" w:space="0" w:color="auto"/>
                        <w:bottom w:val="none" w:sz="0" w:space="0" w:color="auto"/>
                        <w:right w:val="none" w:sz="0" w:space="0" w:color="auto"/>
                      </w:divBdr>
                    </w:div>
                    <w:div w:id="988677498">
                      <w:marLeft w:val="0"/>
                      <w:marRight w:val="0"/>
                      <w:marTop w:val="0"/>
                      <w:marBottom w:val="0"/>
                      <w:divBdr>
                        <w:top w:val="none" w:sz="0" w:space="0" w:color="auto"/>
                        <w:left w:val="none" w:sz="0" w:space="0" w:color="auto"/>
                        <w:bottom w:val="none" w:sz="0" w:space="0" w:color="auto"/>
                        <w:right w:val="none" w:sz="0" w:space="0" w:color="auto"/>
                      </w:divBdr>
                    </w:div>
                  </w:divsChild>
                </w:div>
                <w:div w:id="1731537044">
                  <w:marLeft w:val="0"/>
                  <w:marRight w:val="0"/>
                  <w:marTop w:val="0"/>
                  <w:marBottom w:val="0"/>
                  <w:divBdr>
                    <w:top w:val="none" w:sz="0" w:space="0" w:color="auto"/>
                    <w:left w:val="none" w:sz="0" w:space="0" w:color="auto"/>
                    <w:bottom w:val="none" w:sz="0" w:space="0" w:color="auto"/>
                    <w:right w:val="none" w:sz="0" w:space="0" w:color="auto"/>
                  </w:divBdr>
                  <w:divsChild>
                    <w:div w:id="229463596">
                      <w:marLeft w:val="0"/>
                      <w:marRight w:val="0"/>
                      <w:marTop w:val="0"/>
                      <w:marBottom w:val="0"/>
                      <w:divBdr>
                        <w:top w:val="none" w:sz="0" w:space="0" w:color="auto"/>
                        <w:left w:val="none" w:sz="0" w:space="0" w:color="auto"/>
                        <w:bottom w:val="none" w:sz="0" w:space="0" w:color="auto"/>
                        <w:right w:val="none" w:sz="0" w:space="0" w:color="auto"/>
                      </w:divBdr>
                    </w:div>
                  </w:divsChild>
                </w:div>
                <w:div w:id="1480069888">
                  <w:marLeft w:val="0"/>
                  <w:marRight w:val="0"/>
                  <w:marTop w:val="0"/>
                  <w:marBottom w:val="0"/>
                  <w:divBdr>
                    <w:top w:val="none" w:sz="0" w:space="0" w:color="auto"/>
                    <w:left w:val="none" w:sz="0" w:space="0" w:color="auto"/>
                    <w:bottom w:val="none" w:sz="0" w:space="0" w:color="auto"/>
                    <w:right w:val="none" w:sz="0" w:space="0" w:color="auto"/>
                  </w:divBdr>
                  <w:divsChild>
                    <w:div w:id="1114640331">
                      <w:marLeft w:val="0"/>
                      <w:marRight w:val="0"/>
                      <w:marTop w:val="0"/>
                      <w:marBottom w:val="0"/>
                      <w:divBdr>
                        <w:top w:val="none" w:sz="0" w:space="0" w:color="auto"/>
                        <w:left w:val="none" w:sz="0" w:space="0" w:color="auto"/>
                        <w:bottom w:val="none" w:sz="0" w:space="0" w:color="auto"/>
                        <w:right w:val="none" w:sz="0" w:space="0" w:color="auto"/>
                      </w:divBdr>
                    </w:div>
                  </w:divsChild>
                </w:div>
                <w:div w:id="488521460">
                  <w:marLeft w:val="0"/>
                  <w:marRight w:val="0"/>
                  <w:marTop w:val="0"/>
                  <w:marBottom w:val="0"/>
                  <w:divBdr>
                    <w:top w:val="none" w:sz="0" w:space="0" w:color="auto"/>
                    <w:left w:val="none" w:sz="0" w:space="0" w:color="auto"/>
                    <w:bottom w:val="none" w:sz="0" w:space="0" w:color="auto"/>
                    <w:right w:val="none" w:sz="0" w:space="0" w:color="auto"/>
                  </w:divBdr>
                  <w:divsChild>
                    <w:div w:id="1635872466">
                      <w:marLeft w:val="0"/>
                      <w:marRight w:val="0"/>
                      <w:marTop w:val="0"/>
                      <w:marBottom w:val="0"/>
                      <w:divBdr>
                        <w:top w:val="none" w:sz="0" w:space="0" w:color="auto"/>
                        <w:left w:val="none" w:sz="0" w:space="0" w:color="auto"/>
                        <w:bottom w:val="none" w:sz="0" w:space="0" w:color="auto"/>
                        <w:right w:val="none" w:sz="0" w:space="0" w:color="auto"/>
                      </w:divBdr>
                    </w:div>
                  </w:divsChild>
                </w:div>
                <w:div w:id="1024483624">
                  <w:marLeft w:val="0"/>
                  <w:marRight w:val="0"/>
                  <w:marTop w:val="0"/>
                  <w:marBottom w:val="0"/>
                  <w:divBdr>
                    <w:top w:val="none" w:sz="0" w:space="0" w:color="auto"/>
                    <w:left w:val="none" w:sz="0" w:space="0" w:color="auto"/>
                    <w:bottom w:val="none" w:sz="0" w:space="0" w:color="auto"/>
                    <w:right w:val="none" w:sz="0" w:space="0" w:color="auto"/>
                  </w:divBdr>
                  <w:divsChild>
                    <w:div w:id="1003704046">
                      <w:marLeft w:val="0"/>
                      <w:marRight w:val="0"/>
                      <w:marTop w:val="0"/>
                      <w:marBottom w:val="0"/>
                      <w:divBdr>
                        <w:top w:val="none" w:sz="0" w:space="0" w:color="auto"/>
                        <w:left w:val="none" w:sz="0" w:space="0" w:color="auto"/>
                        <w:bottom w:val="none" w:sz="0" w:space="0" w:color="auto"/>
                        <w:right w:val="none" w:sz="0" w:space="0" w:color="auto"/>
                      </w:divBdr>
                    </w:div>
                    <w:div w:id="323973470">
                      <w:marLeft w:val="0"/>
                      <w:marRight w:val="0"/>
                      <w:marTop w:val="0"/>
                      <w:marBottom w:val="0"/>
                      <w:divBdr>
                        <w:top w:val="none" w:sz="0" w:space="0" w:color="auto"/>
                        <w:left w:val="none" w:sz="0" w:space="0" w:color="auto"/>
                        <w:bottom w:val="none" w:sz="0" w:space="0" w:color="auto"/>
                        <w:right w:val="none" w:sz="0" w:space="0" w:color="auto"/>
                      </w:divBdr>
                    </w:div>
                  </w:divsChild>
                </w:div>
                <w:div w:id="81948549">
                  <w:marLeft w:val="0"/>
                  <w:marRight w:val="0"/>
                  <w:marTop w:val="0"/>
                  <w:marBottom w:val="0"/>
                  <w:divBdr>
                    <w:top w:val="none" w:sz="0" w:space="0" w:color="auto"/>
                    <w:left w:val="none" w:sz="0" w:space="0" w:color="auto"/>
                    <w:bottom w:val="none" w:sz="0" w:space="0" w:color="auto"/>
                    <w:right w:val="none" w:sz="0" w:space="0" w:color="auto"/>
                  </w:divBdr>
                  <w:divsChild>
                    <w:div w:id="1462461931">
                      <w:marLeft w:val="0"/>
                      <w:marRight w:val="0"/>
                      <w:marTop w:val="0"/>
                      <w:marBottom w:val="0"/>
                      <w:divBdr>
                        <w:top w:val="none" w:sz="0" w:space="0" w:color="auto"/>
                        <w:left w:val="none" w:sz="0" w:space="0" w:color="auto"/>
                        <w:bottom w:val="none" w:sz="0" w:space="0" w:color="auto"/>
                        <w:right w:val="none" w:sz="0" w:space="0" w:color="auto"/>
                      </w:divBdr>
                    </w:div>
                  </w:divsChild>
                </w:div>
                <w:div w:id="615722859">
                  <w:marLeft w:val="0"/>
                  <w:marRight w:val="0"/>
                  <w:marTop w:val="0"/>
                  <w:marBottom w:val="0"/>
                  <w:divBdr>
                    <w:top w:val="none" w:sz="0" w:space="0" w:color="auto"/>
                    <w:left w:val="none" w:sz="0" w:space="0" w:color="auto"/>
                    <w:bottom w:val="none" w:sz="0" w:space="0" w:color="auto"/>
                    <w:right w:val="none" w:sz="0" w:space="0" w:color="auto"/>
                  </w:divBdr>
                  <w:divsChild>
                    <w:div w:id="2102482082">
                      <w:marLeft w:val="0"/>
                      <w:marRight w:val="0"/>
                      <w:marTop w:val="0"/>
                      <w:marBottom w:val="0"/>
                      <w:divBdr>
                        <w:top w:val="none" w:sz="0" w:space="0" w:color="auto"/>
                        <w:left w:val="none" w:sz="0" w:space="0" w:color="auto"/>
                        <w:bottom w:val="none" w:sz="0" w:space="0" w:color="auto"/>
                        <w:right w:val="none" w:sz="0" w:space="0" w:color="auto"/>
                      </w:divBdr>
                    </w:div>
                    <w:div w:id="1990330122">
                      <w:marLeft w:val="0"/>
                      <w:marRight w:val="0"/>
                      <w:marTop w:val="0"/>
                      <w:marBottom w:val="0"/>
                      <w:divBdr>
                        <w:top w:val="none" w:sz="0" w:space="0" w:color="auto"/>
                        <w:left w:val="none" w:sz="0" w:space="0" w:color="auto"/>
                        <w:bottom w:val="none" w:sz="0" w:space="0" w:color="auto"/>
                        <w:right w:val="none" w:sz="0" w:space="0" w:color="auto"/>
                      </w:divBdr>
                    </w:div>
                  </w:divsChild>
                </w:div>
                <w:div w:id="1830637767">
                  <w:marLeft w:val="0"/>
                  <w:marRight w:val="0"/>
                  <w:marTop w:val="0"/>
                  <w:marBottom w:val="0"/>
                  <w:divBdr>
                    <w:top w:val="none" w:sz="0" w:space="0" w:color="auto"/>
                    <w:left w:val="none" w:sz="0" w:space="0" w:color="auto"/>
                    <w:bottom w:val="none" w:sz="0" w:space="0" w:color="auto"/>
                    <w:right w:val="none" w:sz="0" w:space="0" w:color="auto"/>
                  </w:divBdr>
                  <w:divsChild>
                    <w:div w:id="936716914">
                      <w:marLeft w:val="0"/>
                      <w:marRight w:val="0"/>
                      <w:marTop w:val="0"/>
                      <w:marBottom w:val="0"/>
                      <w:divBdr>
                        <w:top w:val="none" w:sz="0" w:space="0" w:color="auto"/>
                        <w:left w:val="none" w:sz="0" w:space="0" w:color="auto"/>
                        <w:bottom w:val="none" w:sz="0" w:space="0" w:color="auto"/>
                        <w:right w:val="none" w:sz="0" w:space="0" w:color="auto"/>
                      </w:divBdr>
                    </w:div>
                  </w:divsChild>
                </w:div>
                <w:div w:id="1767919249">
                  <w:marLeft w:val="0"/>
                  <w:marRight w:val="0"/>
                  <w:marTop w:val="0"/>
                  <w:marBottom w:val="0"/>
                  <w:divBdr>
                    <w:top w:val="none" w:sz="0" w:space="0" w:color="auto"/>
                    <w:left w:val="none" w:sz="0" w:space="0" w:color="auto"/>
                    <w:bottom w:val="none" w:sz="0" w:space="0" w:color="auto"/>
                    <w:right w:val="none" w:sz="0" w:space="0" w:color="auto"/>
                  </w:divBdr>
                  <w:divsChild>
                    <w:div w:id="57437041">
                      <w:marLeft w:val="0"/>
                      <w:marRight w:val="0"/>
                      <w:marTop w:val="0"/>
                      <w:marBottom w:val="0"/>
                      <w:divBdr>
                        <w:top w:val="none" w:sz="0" w:space="0" w:color="auto"/>
                        <w:left w:val="none" w:sz="0" w:space="0" w:color="auto"/>
                        <w:bottom w:val="none" w:sz="0" w:space="0" w:color="auto"/>
                        <w:right w:val="none" w:sz="0" w:space="0" w:color="auto"/>
                      </w:divBdr>
                    </w:div>
                  </w:divsChild>
                </w:div>
                <w:div w:id="1256591186">
                  <w:marLeft w:val="0"/>
                  <w:marRight w:val="0"/>
                  <w:marTop w:val="0"/>
                  <w:marBottom w:val="0"/>
                  <w:divBdr>
                    <w:top w:val="none" w:sz="0" w:space="0" w:color="auto"/>
                    <w:left w:val="none" w:sz="0" w:space="0" w:color="auto"/>
                    <w:bottom w:val="none" w:sz="0" w:space="0" w:color="auto"/>
                    <w:right w:val="none" w:sz="0" w:space="0" w:color="auto"/>
                  </w:divBdr>
                  <w:divsChild>
                    <w:div w:id="785150642">
                      <w:marLeft w:val="0"/>
                      <w:marRight w:val="0"/>
                      <w:marTop w:val="0"/>
                      <w:marBottom w:val="0"/>
                      <w:divBdr>
                        <w:top w:val="none" w:sz="0" w:space="0" w:color="auto"/>
                        <w:left w:val="none" w:sz="0" w:space="0" w:color="auto"/>
                        <w:bottom w:val="none" w:sz="0" w:space="0" w:color="auto"/>
                        <w:right w:val="none" w:sz="0" w:space="0" w:color="auto"/>
                      </w:divBdr>
                    </w:div>
                  </w:divsChild>
                </w:div>
                <w:div w:id="1009674588">
                  <w:marLeft w:val="0"/>
                  <w:marRight w:val="0"/>
                  <w:marTop w:val="0"/>
                  <w:marBottom w:val="0"/>
                  <w:divBdr>
                    <w:top w:val="none" w:sz="0" w:space="0" w:color="auto"/>
                    <w:left w:val="none" w:sz="0" w:space="0" w:color="auto"/>
                    <w:bottom w:val="none" w:sz="0" w:space="0" w:color="auto"/>
                    <w:right w:val="none" w:sz="0" w:space="0" w:color="auto"/>
                  </w:divBdr>
                  <w:divsChild>
                    <w:div w:id="1502431499">
                      <w:marLeft w:val="0"/>
                      <w:marRight w:val="0"/>
                      <w:marTop w:val="0"/>
                      <w:marBottom w:val="0"/>
                      <w:divBdr>
                        <w:top w:val="none" w:sz="0" w:space="0" w:color="auto"/>
                        <w:left w:val="none" w:sz="0" w:space="0" w:color="auto"/>
                        <w:bottom w:val="none" w:sz="0" w:space="0" w:color="auto"/>
                        <w:right w:val="none" w:sz="0" w:space="0" w:color="auto"/>
                      </w:divBdr>
                    </w:div>
                  </w:divsChild>
                </w:div>
                <w:div w:id="2044821254">
                  <w:marLeft w:val="0"/>
                  <w:marRight w:val="0"/>
                  <w:marTop w:val="0"/>
                  <w:marBottom w:val="0"/>
                  <w:divBdr>
                    <w:top w:val="none" w:sz="0" w:space="0" w:color="auto"/>
                    <w:left w:val="none" w:sz="0" w:space="0" w:color="auto"/>
                    <w:bottom w:val="none" w:sz="0" w:space="0" w:color="auto"/>
                    <w:right w:val="none" w:sz="0" w:space="0" w:color="auto"/>
                  </w:divBdr>
                  <w:divsChild>
                    <w:div w:id="493835196">
                      <w:marLeft w:val="0"/>
                      <w:marRight w:val="0"/>
                      <w:marTop w:val="0"/>
                      <w:marBottom w:val="0"/>
                      <w:divBdr>
                        <w:top w:val="none" w:sz="0" w:space="0" w:color="auto"/>
                        <w:left w:val="none" w:sz="0" w:space="0" w:color="auto"/>
                        <w:bottom w:val="none" w:sz="0" w:space="0" w:color="auto"/>
                        <w:right w:val="none" w:sz="0" w:space="0" w:color="auto"/>
                      </w:divBdr>
                    </w:div>
                  </w:divsChild>
                </w:div>
                <w:div w:id="1347443251">
                  <w:marLeft w:val="0"/>
                  <w:marRight w:val="0"/>
                  <w:marTop w:val="0"/>
                  <w:marBottom w:val="0"/>
                  <w:divBdr>
                    <w:top w:val="none" w:sz="0" w:space="0" w:color="auto"/>
                    <w:left w:val="none" w:sz="0" w:space="0" w:color="auto"/>
                    <w:bottom w:val="none" w:sz="0" w:space="0" w:color="auto"/>
                    <w:right w:val="none" w:sz="0" w:space="0" w:color="auto"/>
                  </w:divBdr>
                  <w:divsChild>
                    <w:div w:id="1164272572">
                      <w:marLeft w:val="0"/>
                      <w:marRight w:val="0"/>
                      <w:marTop w:val="0"/>
                      <w:marBottom w:val="0"/>
                      <w:divBdr>
                        <w:top w:val="none" w:sz="0" w:space="0" w:color="auto"/>
                        <w:left w:val="none" w:sz="0" w:space="0" w:color="auto"/>
                        <w:bottom w:val="none" w:sz="0" w:space="0" w:color="auto"/>
                        <w:right w:val="none" w:sz="0" w:space="0" w:color="auto"/>
                      </w:divBdr>
                    </w:div>
                  </w:divsChild>
                </w:div>
                <w:div w:id="1293095447">
                  <w:marLeft w:val="0"/>
                  <w:marRight w:val="0"/>
                  <w:marTop w:val="0"/>
                  <w:marBottom w:val="0"/>
                  <w:divBdr>
                    <w:top w:val="none" w:sz="0" w:space="0" w:color="auto"/>
                    <w:left w:val="none" w:sz="0" w:space="0" w:color="auto"/>
                    <w:bottom w:val="none" w:sz="0" w:space="0" w:color="auto"/>
                    <w:right w:val="none" w:sz="0" w:space="0" w:color="auto"/>
                  </w:divBdr>
                  <w:divsChild>
                    <w:div w:id="1990401245">
                      <w:marLeft w:val="0"/>
                      <w:marRight w:val="0"/>
                      <w:marTop w:val="0"/>
                      <w:marBottom w:val="0"/>
                      <w:divBdr>
                        <w:top w:val="none" w:sz="0" w:space="0" w:color="auto"/>
                        <w:left w:val="none" w:sz="0" w:space="0" w:color="auto"/>
                        <w:bottom w:val="none" w:sz="0" w:space="0" w:color="auto"/>
                        <w:right w:val="none" w:sz="0" w:space="0" w:color="auto"/>
                      </w:divBdr>
                    </w:div>
                  </w:divsChild>
                </w:div>
                <w:div w:id="1241283583">
                  <w:marLeft w:val="0"/>
                  <w:marRight w:val="0"/>
                  <w:marTop w:val="0"/>
                  <w:marBottom w:val="0"/>
                  <w:divBdr>
                    <w:top w:val="none" w:sz="0" w:space="0" w:color="auto"/>
                    <w:left w:val="none" w:sz="0" w:space="0" w:color="auto"/>
                    <w:bottom w:val="none" w:sz="0" w:space="0" w:color="auto"/>
                    <w:right w:val="none" w:sz="0" w:space="0" w:color="auto"/>
                  </w:divBdr>
                  <w:divsChild>
                    <w:div w:id="456341012">
                      <w:marLeft w:val="0"/>
                      <w:marRight w:val="0"/>
                      <w:marTop w:val="0"/>
                      <w:marBottom w:val="0"/>
                      <w:divBdr>
                        <w:top w:val="none" w:sz="0" w:space="0" w:color="auto"/>
                        <w:left w:val="none" w:sz="0" w:space="0" w:color="auto"/>
                        <w:bottom w:val="none" w:sz="0" w:space="0" w:color="auto"/>
                        <w:right w:val="none" w:sz="0" w:space="0" w:color="auto"/>
                      </w:divBdr>
                    </w:div>
                    <w:div w:id="715927672">
                      <w:marLeft w:val="0"/>
                      <w:marRight w:val="0"/>
                      <w:marTop w:val="0"/>
                      <w:marBottom w:val="0"/>
                      <w:divBdr>
                        <w:top w:val="none" w:sz="0" w:space="0" w:color="auto"/>
                        <w:left w:val="none" w:sz="0" w:space="0" w:color="auto"/>
                        <w:bottom w:val="none" w:sz="0" w:space="0" w:color="auto"/>
                        <w:right w:val="none" w:sz="0" w:space="0" w:color="auto"/>
                      </w:divBdr>
                    </w:div>
                    <w:div w:id="1893803802">
                      <w:marLeft w:val="0"/>
                      <w:marRight w:val="0"/>
                      <w:marTop w:val="0"/>
                      <w:marBottom w:val="0"/>
                      <w:divBdr>
                        <w:top w:val="none" w:sz="0" w:space="0" w:color="auto"/>
                        <w:left w:val="none" w:sz="0" w:space="0" w:color="auto"/>
                        <w:bottom w:val="none" w:sz="0" w:space="0" w:color="auto"/>
                        <w:right w:val="none" w:sz="0" w:space="0" w:color="auto"/>
                      </w:divBdr>
                    </w:div>
                    <w:div w:id="391926845">
                      <w:marLeft w:val="0"/>
                      <w:marRight w:val="0"/>
                      <w:marTop w:val="0"/>
                      <w:marBottom w:val="0"/>
                      <w:divBdr>
                        <w:top w:val="none" w:sz="0" w:space="0" w:color="auto"/>
                        <w:left w:val="none" w:sz="0" w:space="0" w:color="auto"/>
                        <w:bottom w:val="none" w:sz="0" w:space="0" w:color="auto"/>
                        <w:right w:val="none" w:sz="0" w:space="0" w:color="auto"/>
                      </w:divBdr>
                    </w:div>
                    <w:div w:id="1246233048">
                      <w:marLeft w:val="0"/>
                      <w:marRight w:val="0"/>
                      <w:marTop w:val="0"/>
                      <w:marBottom w:val="0"/>
                      <w:divBdr>
                        <w:top w:val="none" w:sz="0" w:space="0" w:color="auto"/>
                        <w:left w:val="none" w:sz="0" w:space="0" w:color="auto"/>
                        <w:bottom w:val="none" w:sz="0" w:space="0" w:color="auto"/>
                        <w:right w:val="none" w:sz="0" w:space="0" w:color="auto"/>
                      </w:divBdr>
                    </w:div>
                  </w:divsChild>
                </w:div>
                <w:div w:id="2136168251">
                  <w:marLeft w:val="0"/>
                  <w:marRight w:val="0"/>
                  <w:marTop w:val="0"/>
                  <w:marBottom w:val="0"/>
                  <w:divBdr>
                    <w:top w:val="none" w:sz="0" w:space="0" w:color="auto"/>
                    <w:left w:val="none" w:sz="0" w:space="0" w:color="auto"/>
                    <w:bottom w:val="none" w:sz="0" w:space="0" w:color="auto"/>
                    <w:right w:val="none" w:sz="0" w:space="0" w:color="auto"/>
                  </w:divBdr>
                  <w:divsChild>
                    <w:div w:id="483937192">
                      <w:marLeft w:val="0"/>
                      <w:marRight w:val="0"/>
                      <w:marTop w:val="0"/>
                      <w:marBottom w:val="0"/>
                      <w:divBdr>
                        <w:top w:val="none" w:sz="0" w:space="0" w:color="auto"/>
                        <w:left w:val="none" w:sz="0" w:space="0" w:color="auto"/>
                        <w:bottom w:val="none" w:sz="0" w:space="0" w:color="auto"/>
                        <w:right w:val="none" w:sz="0" w:space="0" w:color="auto"/>
                      </w:divBdr>
                    </w:div>
                  </w:divsChild>
                </w:div>
                <w:div w:id="1353069746">
                  <w:marLeft w:val="0"/>
                  <w:marRight w:val="0"/>
                  <w:marTop w:val="0"/>
                  <w:marBottom w:val="0"/>
                  <w:divBdr>
                    <w:top w:val="none" w:sz="0" w:space="0" w:color="auto"/>
                    <w:left w:val="none" w:sz="0" w:space="0" w:color="auto"/>
                    <w:bottom w:val="none" w:sz="0" w:space="0" w:color="auto"/>
                    <w:right w:val="none" w:sz="0" w:space="0" w:color="auto"/>
                  </w:divBdr>
                  <w:divsChild>
                    <w:div w:id="366954480">
                      <w:marLeft w:val="0"/>
                      <w:marRight w:val="0"/>
                      <w:marTop w:val="0"/>
                      <w:marBottom w:val="0"/>
                      <w:divBdr>
                        <w:top w:val="none" w:sz="0" w:space="0" w:color="auto"/>
                        <w:left w:val="none" w:sz="0" w:space="0" w:color="auto"/>
                        <w:bottom w:val="none" w:sz="0" w:space="0" w:color="auto"/>
                        <w:right w:val="none" w:sz="0" w:space="0" w:color="auto"/>
                      </w:divBdr>
                    </w:div>
                  </w:divsChild>
                </w:div>
                <w:div w:id="1549685388">
                  <w:marLeft w:val="0"/>
                  <w:marRight w:val="0"/>
                  <w:marTop w:val="0"/>
                  <w:marBottom w:val="0"/>
                  <w:divBdr>
                    <w:top w:val="none" w:sz="0" w:space="0" w:color="auto"/>
                    <w:left w:val="none" w:sz="0" w:space="0" w:color="auto"/>
                    <w:bottom w:val="none" w:sz="0" w:space="0" w:color="auto"/>
                    <w:right w:val="none" w:sz="0" w:space="0" w:color="auto"/>
                  </w:divBdr>
                  <w:divsChild>
                    <w:div w:id="499080364">
                      <w:marLeft w:val="0"/>
                      <w:marRight w:val="0"/>
                      <w:marTop w:val="0"/>
                      <w:marBottom w:val="0"/>
                      <w:divBdr>
                        <w:top w:val="none" w:sz="0" w:space="0" w:color="auto"/>
                        <w:left w:val="none" w:sz="0" w:space="0" w:color="auto"/>
                        <w:bottom w:val="none" w:sz="0" w:space="0" w:color="auto"/>
                        <w:right w:val="none" w:sz="0" w:space="0" w:color="auto"/>
                      </w:divBdr>
                    </w:div>
                  </w:divsChild>
                </w:div>
                <w:div w:id="307631730">
                  <w:marLeft w:val="0"/>
                  <w:marRight w:val="0"/>
                  <w:marTop w:val="0"/>
                  <w:marBottom w:val="0"/>
                  <w:divBdr>
                    <w:top w:val="none" w:sz="0" w:space="0" w:color="auto"/>
                    <w:left w:val="none" w:sz="0" w:space="0" w:color="auto"/>
                    <w:bottom w:val="none" w:sz="0" w:space="0" w:color="auto"/>
                    <w:right w:val="none" w:sz="0" w:space="0" w:color="auto"/>
                  </w:divBdr>
                  <w:divsChild>
                    <w:div w:id="1678850524">
                      <w:marLeft w:val="0"/>
                      <w:marRight w:val="0"/>
                      <w:marTop w:val="0"/>
                      <w:marBottom w:val="0"/>
                      <w:divBdr>
                        <w:top w:val="none" w:sz="0" w:space="0" w:color="auto"/>
                        <w:left w:val="none" w:sz="0" w:space="0" w:color="auto"/>
                        <w:bottom w:val="none" w:sz="0" w:space="0" w:color="auto"/>
                        <w:right w:val="none" w:sz="0" w:space="0" w:color="auto"/>
                      </w:divBdr>
                    </w:div>
                    <w:div w:id="941063212">
                      <w:marLeft w:val="0"/>
                      <w:marRight w:val="0"/>
                      <w:marTop w:val="0"/>
                      <w:marBottom w:val="0"/>
                      <w:divBdr>
                        <w:top w:val="none" w:sz="0" w:space="0" w:color="auto"/>
                        <w:left w:val="none" w:sz="0" w:space="0" w:color="auto"/>
                        <w:bottom w:val="none" w:sz="0" w:space="0" w:color="auto"/>
                        <w:right w:val="none" w:sz="0" w:space="0" w:color="auto"/>
                      </w:divBdr>
                    </w:div>
                    <w:div w:id="13699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4463">
      <w:bodyDiv w:val="1"/>
      <w:marLeft w:val="0"/>
      <w:marRight w:val="0"/>
      <w:marTop w:val="0"/>
      <w:marBottom w:val="0"/>
      <w:divBdr>
        <w:top w:val="none" w:sz="0" w:space="0" w:color="auto"/>
        <w:left w:val="none" w:sz="0" w:space="0" w:color="auto"/>
        <w:bottom w:val="none" w:sz="0" w:space="0" w:color="auto"/>
        <w:right w:val="none" w:sz="0" w:space="0" w:color="auto"/>
      </w:divBdr>
    </w:div>
    <w:div w:id="1975521835">
      <w:bodyDiv w:val="1"/>
      <w:marLeft w:val="0"/>
      <w:marRight w:val="0"/>
      <w:marTop w:val="0"/>
      <w:marBottom w:val="0"/>
      <w:divBdr>
        <w:top w:val="none" w:sz="0" w:space="0" w:color="auto"/>
        <w:left w:val="none" w:sz="0" w:space="0" w:color="auto"/>
        <w:bottom w:val="none" w:sz="0" w:space="0" w:color="auto"/>
        <w:right w:val="none" w:sz="0" w:space="0" w:color="auto"/>
      </w:divBdr>
    </w:div>
    <w:div w:id="2058822663">
      <w:bodyDiv w:val="1"/>
      <w:marLeft w:val="0"/>
      <w:marRight w:val="0"/>
      <w:marTop w:val="0"/>
      <w:marBottom w:val="0"/>
      <w:divBdr>
        <w:top w:val="none" w:sz="0" w:space="0" w:color="auto"/>
        <w:left w:val="none" w:sz="0" w:space="0" w:color="auto"/>
        <w:bottom w:val="none" w:sz="0" w:space="0" w:color="auto"/>
        <w:right w:val="none" w:sz="0" w:space="0" w:color="auto"/>
      </w:divBdr>
    </w:div>
    <w:div w:id="2080247122">
      <w:bodyDiv w:val="1"/>
      <w:marLeft w:val="0"/>
      <w:marRight w:val="0"/>
      <w:marTop w:val="0"/>
      <w:marBottom w:val="0"/>
      <w:divBdr>
        <w:top w:val="none" w:sz="0" w:space="0" w:color="auto"/>
        <w:left w:val="none" w:sz="0" w:space="0" w:color="auto"/>
        <w:bottom w:val="none" w:sz="0" w:space="0" w:color="auto"/>
        <w:right w:val="none" w:sz="0" w:space="0" w:color="auto"/>
      </w:divBdr>
    </w:div>
    <w:div w:id="214685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customXml" Target="../customXml/item3.xml" Id="rId3" /><Relationship Type="http://schemas.microsoft.com/office/2011/relationships/people" Target="people.xml" Id="rId21" /><Relationship Type="http://schemas.openxmlformats.org/officeDocument/2006/relationships/settings" Target="settings.xml" Id="rId7" /><Relationship Type="http://schemas.openxmlformats.org/officeDocument/2006/relationships/image" Target="media/image5.png" Id="rId17" /><Relationship Type="http://schemas.openxmlformats.org/officeDocument/2006/relationships/customXml" Target="../customXml/item2.xml" Id="rId2" /><Relationship Type="http://schemas.openxmlformats.org/officeDocument/2006/relationships/hyperlink" Target="https://unisystems-my.sharepoint.com/personal/tsoumakae_unisystems_gr/Documents/Microsoft%20Teams%20Chat%20Files/Internship%20Completion%20Certificate.pptx"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hyperlink" Target="https://www.surveymonkey.com/r/9KS9RYD" TargetMode="External" Id="rId15" /><Relationship Type="http://schemas.microsoft.com/office/2019/05/relationships/documenttasks" Target="documenttasks/documenttasks1.xml" Id="rId23" /><Relationship Type="http://schemas.microsoft.com/office/2020/10/relationships/intelligence" Target="intelligence2.xml" Id="rId889"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image" Target="/media/image6.png" Id="R3dd6785bc6f9431c" /></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ouptsidouA\Desktop\My%20Templates\UNI%20OMP%204.3%20&#928;&#961;&#972;&#964;&#965;&#960;&#959;%20&#922;&#949;&#966;&#945;&#955;&#945;&#943;&#959;&#965;%20&#928;&#961;&#959;&#963;&#966;&#959;&#961;&#940;&#962;%20151007.dotx" TargetMode="External"/></Relationships>
</file>

<file path=word/documenttasks/documenttasks1.xml><?xml version="1.0" encoding="utf-8"?>
<t:Tasks xmlns:t="http://schemas.microsoft.com/office/tasks/2019/documenttasks" xmlns:oel="http://schemas.microsoft.com/office/2019/extlst">
  <t:Task id="{E2B962A5-1832-44FD-9ABD-5978464E22C9}">
    <t:Anchor>
      <t:Comment id="1439751321"/>
    </t:Anchor>
    <t:History>
      <t:Event id="{D95DEDDE-E7CB-4F80-A11E-8B63B7C69F55}" time="2022-01-12T16:36:28.03Z">
        <t:Attribution userId="S::psaltisy@unisystems.gr::66ae9160-b5d5-4472-855d-3ce90bbcd4ea" userProvider="AD" userName="Psaltis Yannis"/>
        <t:Anchor>
          <t:Comment id="1439751321"/>
        </t:Anchor>
        <t:Create/>
      </t:Event>
      <t:Event id="{BBEE2206-E6A2-4CD0-9F99-9D330ECBF11E}" time="2022-01-12T16:36:28.03Z">
        <t:Attribution userId="S::psaltisy@unisystems.gr::66ae9160-b5d5-4472-855d-3ce90bbcd4ea" userProvider="AD" userName="Psaltis Yannis"/>
        <t:Anchor>
          <t:Comment id="1439751321"/>
        </t:Anchor>
        <t:Assign userId="S::NikopoulouC@unisystems.gr::a9454cf8-9694-4edc-a4cd-1832081baeea" userProvider="AD" userName="Nikopoulou Chryssa"/>
      </t:Event>
      <t:Event id="{1EC472E5-DED7-43D5-AEE7-8D4E101579F6}" time="2022-01-12T16:36:28.03Z">
        <t:Attribution userId="S::psaltisy@unisystems.gr::66ae9160-b5d5-4472-855d-3ce90bbcd4ea" userProvider="AD" userName="Psaltis Yannis"/>
        <t:Anchor>
          <t:Comment id="1439751321"/>
        </t:Anchor>
        <t:SetTitle title="@Nikopoulou Chryssa please share your input on this. Much appreciated."/>
      </t:Event>
    </t:History>
  </t:Task>
  <t:Task id="{959891F7-E915-4873-8153-344EDFFF8F85}">
    <t:Anchor>
      <t:Comment id="78674280"/>
    </t:Anchor>
    <t:History>
      <t:Event id="{19F06A3E-B151-4B29-8C90-F94D9743CF85}" time="2022-01-13T09:41:15.615Z">
        <t:Attribution userId="S::psaltisy@unisystems.gr::66ae9160-b5d5-4472-855d-3ce90bbcd4ea" userProvider="AD" userName="Psaltis Yannis"/>
        <t:Anchor>
          <t:Comment id="78674280"/>
        </t:Anchor>
        <t:Create/>
      </t:Event>
      <t:Event id="{47A7DB75-BE5C-40DB-BA1E-E8A3D592B193}" time="2022-01-13T09:41:15.615Z">
        <t:Attribution userId="S::psaltisy@unisystems.gr::66ae9160-b5d5-4472-855d-3ce90bbcd4ea" userProvider="AD" userName="Psaltis Yannis"/>
        <t:Anchor>
          <t:Comment id="78674280"/>
        </t:Anchor>
        <t:Assign userId="S::GiannakakosN@unisystems.eu::28b5a4a1-21fd-4a2a-8975-f203ee937df1" userProvider="AD" userName="Giannakakos Nikolaos"/>
      </t:Event>
      <t:Event id="{A803A720-E517-4846-8300-DC6F28CC36E8}" time="2022-01-13T09:41:15.615Z">
        <t:Attribution userId="S::psaltisy@unisystems.gr::66ae9160-b5d5-4472-855d-3ce90bbcd4ea" userProvider="AD" userName="Psaltis Yannis"/>
        <t:Anchor>
          <t:Comment id="78674280"/>
        </t:Anchor>
        <t:SetTitle title="@Aliferis Ilias @Giannakakos Nikolaos appreciate any text input in this section (anything related from other international projects proposals."/>
      </t:Event>
      <t:Event id="{DDE96DDD-5C4A-4CB8-A188-90D1E02AE8C8}" time="2022-01-13T18:26:41.443Z">
        <t:Attribution userId="S::psaltisy@unisystems.gr::66ae9160-b5d5-4472-855d-3ce90bbcd4ea" userProvider="AD" userName="Psaltis Yannis"/>
        <t:Anchor>
          <t:Comment id="442058634"/>
        </t:Anchor>
        <t:UnassignAll/>
      </t:Event>
      <t:Event id="{6478F377-35B9-4552-8F64-4E7BEBDC4733}" time="2022-01-13T18:26:41.443Z">
        <t:Attribution userId="S::psaltisy@unisystems.gr::66ae9160-b5d5-4472-855d-3ce90bbcd4ea" userProvider="AD" userName="Psaltis Yannis"/>
        <t:Anchor>
          <t:Comment id="442058634"/>
        </t:Anchor>
        <t:Assign userId="S::MesolorasS@unisystems.eu::1cf4d975-89d2-4758-943b-10684f6f0e6b" userProvider="AD" userName="Mesoloras Spyro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58f064-8bfc-4cf0-b13f-7c72a142753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Έγγραφο" ma:contentTypeID="0x0101001DB4653AA1AA6D479EE38BBF2577ABFE" ma:contentTypeVersion="7" ma:contentTypeDescription="Δημιουργία νέου εγγράφου" ma:contentTypeScope="" ma:versionID="0a6670e4a60d601981c0ede511930589">
  <xsd:schema xmlns:xsd="http://www.w3.org/2001/XMLSchema" xmlns:xs="http://www.w3.org/2001/XMLSchema" xmlns:p="http://schemas.microsoft.com/office/2006/metadata/properties" xmlns:ns3="2558f064-8bfc-4cf0-b13f-7c72a1427539" xmlns:ns4="29368f4a-d94f-4178-b6ae-ff8f343a942c" targetNamespace="http://schemas.microsoft.com/office/2006/metadata/properties" ma:root="true" ma:fieldsID="ab1d7d603e56a0912c7e8eecf9fd089d" ns3:_="" ns4:_="">
    <xsd:import namespace="2558f064-8bfc-4cf0-b13f-7c72a1427539"/>
    <xsd:import namespace="29368f4a-d94f-4178-b6ae-ff8f343a942c"/>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58f064-8bfc-4cf0-b13f-7c72a142753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368f4a-d94f-4178-b6ae-ff8f343a942c" elementFormDefault="qualified">
    <xsd:import namespace="http://schemas.microsoft.com/office/2006/documentManagement/types"/>
    <xsd:import namespace="http://schemas.microsoft.com/office/infopath/2007/PartnerControls"/>
    <xsd:element name="SharedWithUsers" ma:index="9"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Κοινή χρήση με λεπτομέρειες" ma:internalName="SharedWithDetails" ma:readOnly="true">
      <xsd:simpleType>
        <xsd:restriction base="dms:Note">
          <xsd:maxLength value="255"/>
        </xsd:restriction>
      </xsd:simpleType>
    </xsd:element>
    <xsd:element name="SharingHintHash" ma:index="11"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CBA8CA-F957-4BF8-9675-68B518D3FA20}">
  <ds:schemaRefs>
    <ds:schemaRef ds:uri="2558f064-8bfc-4cf0-b13f-7c72a1427539"/>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http://purl.org/dc/elements/1.1/"/>
    <ds:schemaRef ds:uri="http://purl.org/dc/dcmitype/"/>
    <ds:schemaRef ds:uri="29368f4a-d94f-4178-b6ae-ff8f343a942c"/>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29AED719-474A-4FBF-9BBA-A98A1B5A2333}">
  <ds:schemaRefs>
    <ds:schemaRef ds:uri="http://schemas.openxmlformats.org/officeDocument/2006/bibliography"/>
  </ds:schemaRefs>
</ds:datastoreItem>
</file>

<file path=customXml/itemProps3.xml><?xml version="1.0" encoding="utf-8"?>
<ds:datastoreItem xmlns:ds="http://schemas.openxmlformats.org/officeDocument/2006/customXml" ds:itemID="{34ED2A9F-F1DD-4A06-A8DE-2590A8BEB123}">
  <ds:schemaRefs>
    <ds:schemaRef ds:uri="http://schemas.microsoft.com/sharepoint/v3/contenttype/forms"/>
  </ds:schemaRefs>
</ds:datastoreItem>
</file>

<file path=customXml/itemProps4.xml><?xml version="1.0" encoding="utf-8"?>
<ds:datastoreItem xmlns:ds="http://schemas.openxmlformats.org/officeDocument/2006/customXml" ds:itemID="{4119EFBF-6BE7-4DDE-94F6-0ECCB3F93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58f064-8bfc-4cf0-b13f-7c72a1427539"/>
    <ds:schemaRef ds:uri="29368f4a-d94f-4178-b6ae-ff8f343a94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UNI OMP 4.3 Πρότυπο Κεφαλαίου Προσφοράς 151007</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Kiouptsidou Athina</dc:creator>
  <lastModifiedBy>Filippopoulou Marina Konstantina</lastModifiedBy>
  <revision>3</revision>
  <lastPrinted>2008-02-26T16:32:00.0000000Z</lastPrinted>
  <dcterms:created xsi:type="dcterms:W3CDTF">2023-07-26T09:36:00.0000000Z</dcterms:created>
  <dcterms:modified xsi:type="dcterms:W3CDTF">2023-07-26T09:46:49.6731207Z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0x0101001DB4653AA1AA6D479EE38BBF2577ABFE</vt:lpwstr>
  </property>
  <property fmtid="{D5CDD505-2E9C-101B-9397-08002B2CF9AE}" pid="3" name="GrammarlyDocumentId">
    <vt:lpwstr>43eba811b783a58b75dad9e4b37da807d5c8139b66fc05a6e906d49c8522a880</vt:lpwstr>
  </property>
</Properties>
</file>